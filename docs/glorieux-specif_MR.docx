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91B78B" w14:textId="3010F78F" w:rsidR="00B61B7E" w:rsidRPr="00B61B7E" w:rsidRDefault="0086744D" w:rsidP="00A140A6">
      <w:pPr>
        <w:pStyle w:val="Titre"/>
      </w:pPr>
      <w:r w:rsidRPr="0086744D">
        <w:t>E</w:t>
      </w:r>
      <w:r w:rsidR="00007D63">
        <w:t>ntre</w:t>
      </w:r>
      <w:r w:rsidR="00994A07" w:rsidRPr="00994A07">
        <w:t xml:space="preserve"> fréquence</w:t>
      </w:r>
      <w:r>
        <w:t>s</w:t>
      </w:r>
      <w:r w:rsidR="00007D63">
        <w:t xml:space="preserve"> locale</w:t>
      </w:r>
      <w:r w:rsidR="00652DC4">
        <w:t>s</w:t>
      </w:r>
      <w:r w:rsidR="009B7D9D">
        <w:t xml:space="preserve"> </w:t>
      </w:r>
      <w:r w:rsidR="00007D63">
        <w:t>et</w:t>
      </w:r>
      <w:r w:rsidR="00994A07" w:rsidRPr="00994A07">
        <w:t xml:space="preserve"> </w:t>
      </w:r>
      <w:r w:rsidR="00007D63">
        <w:t>exclusive</w:t>
      </w:r>
      <w:r w:rsidR="00652DC4">
        <w:t>s</w:t>
      </w:r>
      <w:r w:rsidR="00994A07" w:rsidRPr="00994A07">
        <w:t xml:space="preserve">, </w:t>
      </w:r>
      <w:r>
        <w:t>paramétrer</w:t>
      </w:r>
      <w:r w:rsidR="00994A07" w:rsidRPr="00994A07">
        <w:t xml:space="preserve"> </w:t>
      </w:r>
      <w:r>
        <w:t>l</w:t>
      </w:r>
      <w:r w:rsidR="00994A07" w:rsidRPr="00994A07">
        <w:t>e</w:t>
      </w:r>
      <w:r>
        <w:t>s</w:t>
      </w:r>
      <w:r w:rsidR="00994A07" w:rsidRPr="00994A07">
        <w:t xml:space="preserve"> spécificité</w:t>
      </w:r>
      <w:r>
        <w:t>s</w:t>
      </w:r>
      <w:r w:rsidR="00994A07" w:rsidRPr="00994A07">
        <w:t xml:space="preserve"> lexicale</w:t>
      </w:r>
      <w:r>
        <w:t>s</w:t>
      </w:r>
    </w:p>
    <w:p w14:paraId="70F142A3" w14:textId="336BA9CF" w:rsidR="005A140B" w:rsidRDefault="005A140B" w:rsidP="00EA4AB0">
      <w:pPr>
        <w:ind w:firstLine="0"/>
      </w:pPr>
    </w:p>
    <w:p w14:paraId="3185A6F9" w14:textId="7B9688AD" w:rsidR="00B9614B" w:rsidRDefault="00683000" w:rsidP="00C255C0">
      <w:pPr>
        <w:ind w:firstLine="0"/>
      </w:pPr>
      <w:r>
        <w:t>Pour l</w:t>
      </w:r>
      <w:r w:rsidR="00210FE6">
        <w:t xml:space="preserve">es moteurs de recherche plein texte (et la textométrie en général), </w:t>
      </w:r>
      <w:r>
        <w:t>une formule de spécificité (</w:t>
      </w:r>
      <w:r w:rsidRPr="002F66F8">
        <w:rPr>
          <w:i/>
          <w:iCs/>
        </w:rPr>
        <w:t>keyness</w:t>
      </w:r>
      <w:r>
        <w:t xml:space="preserve">) </w:t>
      </w:r>
      <w:r w:rsidR="00210FE6">
        <w:t>mesure à quel point un</w:t>
      </w:r>
      <w:r w:rsidR="001067F6" w:rsidRPr="001067F6">
        <w:t xml:space="preserve"> élément </w:t>
      </w:r>
      <w:r w:rsidR="001067F6">
        <w:t xml:space="preserve">textuel </w:t>
      </w:r>
      <w:r w:rsidR="00210FE6">
        <w:t xml:space="preserve">(mot, lemme, expression…) est </w:t>
      </w:r>
      <w:r>
        <w:t>« </w:t>
      </w:r>
      <w:r w:rsidR="00210FE6">
        <w:t>spécifique</w:t>
      </w:r>
      <w:r>
        <w:t> »</w:t>
      </w:r>
      <w:r w:rsidR="00210FE6">
        <w:t xml:space="preserve"> d’un</w:t>
      </w:r>
      <w:r w:rsidR="003602D2">
        <w:t>e portion de</w:t>
      </w:r>
      <w:r w:rsidR="00210FE6">
        <w:t xml:space="preserve"> texte</w:t>
      </w:r>
      <w:r w:rsidR="00B9614B">
        <w:t xml:space="preserve"> relativement au reste d’un</w:t>
      </w:r>
      <w:r w:rsidR="0050359D">
        <w:t xml:space="preserve"> corpus</w:t>
      </w:r>
      <w:r w:rsidR="00210FE6">
        <w:t>.</w:t>
      </w:r>
    </w:p>
    <w:p w14:paraId="71900E48" w14:textId="7F67C1D1" w:rsidR="0063796E" w:rsidRDefault="00DA6DD2" w:rsidP="0086744D">
      <w:pPr>
        <w:ind w:firstLine="708"/>
      </w:pPr>
      <w:r>
        <w:t>Depuis Salton (1965)</w:t>
      </w:r>
      <w:r>
        <w:rPr>
          <w:rStyle w:val="Appelnotedebasdep"/>
        </w:rPr>
        <w:footnoteReference w:id="1"/>
      </w:r>
      <w:r w:rsidR="00683000">
        <w:t xml:space="preserve"> et le TF-IDF,</w:t>
      </w:r>
      <w:r>
        <w:t xml:space="preserve"> de nombreuses formules ont été </w:t>
      </w:r>
      <w:r w:rsidR="004B13AA">
        <w:t>proposées.</w:t>
      </w:r>
      <w:r w:rsidR="00A52508">
        <w:t xml:space="preserve"> </w:t>
      </w:r>
      <w:r w:rsidR="00C255C0">
        <w:t xml:space="preserve">Ces algorithmes sont généralement évalués </w:t>
      </w:r>
      <w:r w:rsidR="00D672D7">
        <w:t xml:space="preserve">sur </w:t>
      </w:r>
      <w:r w:rsidR="00E10C42">
        <w:t>de</w:t>
      </w:r>
      <w:r w:rsidR="00E233D2">
        <w:t xml:space="preserve"> larges</w:t>
      </w:r>
      <w:r w:rsidR="00E10C42">
        <w:t xml:space="preserve"> collections</w:t>
      </w:r>
      <w:r w:rsidR="00B6644C">
        <w:t xml:space="preserve"> de textes</w:t>
      </w:r>
      <w:r w:rsidR="00E10C42">
        <w:t xml:space="preserve"> informati</w:t>
      </w:r>
      <w:r w:rsidR="00B6644C">
        <w:t xml:space="preserve">fs </w:t>
      </w:r>
      <w:r w:rsidR="00E10C42">
        <w:t>(</w:t>
      </w:r>
      <w:r w:rsidR="00057F8B">
        <w:t xml:space="preserve">articles </w:t>
      </w:r>
      <w:r w:rsidR="002F66F8">
        <w:t xml:space="preserve">scientifiques, </w:t>
      </w:r>
      <w:r w:rsidR="00057F8B">
        <w:t xml:space="preserve">de </w:t>
      </w:r>
      <w:r w:rsidR="00E10C42">
        <w:t>presse</w:t>
      </w:r>
      <w:r w:rsidR="0063796E">
        <w:t>,</w:t>
      </w:r>
      <w:r w:rsidR="00057F8B">
        <w:t xml:space="preserve"> </w:t>
      </w:r>
      <w:r w:rsidR="0063796E">
        <w:t>forums…</w:t>
      </w:r>
      <w:r w:rsidR="00E10C42">
        <w:t>)</w:t>
      </w:r>
      <w:r w:rsidR="00D672D7">
        <w:t xml:space="preserve">, par leur </w:t>
      </w:r>
      <w:r w:rsidR="00FC6107">
        <w:t>performance</w:t>
      </w:r>
      <w:r w:rsidR="00D672D7">
        <w:t xml:space="preserve"> à retrouver (</w:t>
      </w:r>
      <w:r w:rsidR="00D672D7">
        <w:rPr>
          <w:i/>
          <w:iCs/>
        </w:rPr>
        <w:t>retrieval</w:t>
      </w:r>
      <w:r w:rsidR="00D672D7">
        <w:t>) les documents les plus pertinents pour une requête</w:t>
      </w:r>
      <w:r w:rsidR="00503D6D">
        <w:rPr>
          <w:rStyle w:val="Appelnotedebasdep"/>
        </w:rPr>
        <w:footnoteReference w:id="2"/>
      </w:r>
      <w:r w:rsidR="00E10C42">
        <w:t xml:space="preserve">. </w:t>
      </w:r>
      <w:r w:rsidR="0063796E">
        <w:t>Beaucoup d’articles du domaine propose</w:t>
      </w:r>
      <w:r w:rsidR="00430740">
        <w:t>nt</w:t>
      </w:r>
      <w:r w:rsidR="0063796E">
        <w:t xml:space="preserve"> de nouvelles formules</w:t>
      </w:r>
      <w:r w:rsidR="008E5355">
        <w:t>,</w:t>
      </w:r>
      <w:r w:rsidR="0063796E">
        <w:t xml:space="preserve"> </w:t>
      </w:r>
      <w:r w:rsidR="00430740">
        <w:t>d</w:t>
      </w:r>
      <w:r w:rsidR="002F66F8">
        <w:t xml:space="preserve">es chiffres prouvent que l’objectif est atteint, mais la raison </w:t>
      </w:r>
      <w:ins w:id="0" w:author="Marc Ratcliff" w:date="2026-10-07T09:36:00Z" w16du:dateUtc="2026-10-07T07:36:00Z">
        <w:r w:rsidR="000D4178">
          <w:t xml:space="preserve">ou le fonctionnement ? </w:t>
        </w:r>
      </w:ins>
      <w:r w:rsidR="002F66F8">
        <w:t>est</w:t>
      </w:r>
      <w:r w:rsidR="0063796E">
        <w:t xml:space="preserve"> rarement </w:t>
      </w:r>
      <w:r w:rsidR="002F66F8">
        <w:t>expliquée, et notamment pas par les textes eux-mêmes.</w:t>
      </w:r>
    </w:p>
    <w:p w14:paraId="2FC31779" w14:textId="327193DD" w:rsidR="0063796E" w:rsidRDefault="00503D6D" w:rsidP="0086744D">
      <w:pPr>
        <w:ind w:firstLine="708"/>
      </w:pPr>
      <w:r>
        <w:t xml:space="preserve">Du point de vue des </w:t>
      </w:r>
      <w:r w:rsidR="005148FF">
        <w:t>humanités</w:t>
      </w:r>
      <w:r w:rsidR="00C255C0">
        <w:t xml:space="preserve">, </w:t>
      </w:r>
      <w:r w:rsidR="0063796E">
        <w:t xml:space="preserve">un texte </w:t>
      </w:r>
      <w:r w:rsidR="00430740">
        <w:t>ne se résume pas à</w:t>
      </w:r>
      <w:r w:rsidR="0063796E">
        <w:t xml:space="preserve"> ces jeux normalisés de documents</w:t>
      </w:r>
      <w:r w:rsidR="00E30D4E">
        <w:t>, et il y a bien</w:t>
      </w:r>
      <w:r w:rsidR="00184D73">
        <w:t xml:space="preserve"> plus</w:t>
      </w:r>
      <w:r w:rsidR="00E30D4E">
        <w:t xml:space="preserve"> </w:t>
      </w:r>
      <w:r w:rsidR="00430740">
        <w:t>à apprendre</w:t>
      </w:r>
      <w:r w:rsidR="00E30D4E">
        <w:t xml:space="preserve"> que de</w:t>
      </w:r>
      <w:r w:rsidR="00184D73">
        <w:t xml:space="preserve"> simples</w:t>
      </w:r>
      <w:r w:rsidR="00E30D4E">
        <w:t xml:space="preserve"> résultats de recherche en ordre de pertinence</w:t>
      </w:r>
      <w:r w:rsidR="0063796E">
        <w:t>. La question du chercheur est plutôt, qu’est-ce qu’un nombre</w:t>
      </w:r>
      <w:ins w:id="1" w:author="Marc Ratcliff" w:date="2026-10-07T09:37:00Z" w16du:dateUtc="2026-10-07T07:37:00Z">
        <w:r w:rsidR="000D4178">
          <w:t>, un algoritme</w:t>
        </w:r>
      </w:ins>
      <w:ins w:id="2" w:author="Marc Ratcliff" w:date="2026-10-07T09:38:00Z" w16du:dateUtc="2026-10-07T07:38:00Z">
        <w:r w:rsidR="000D4178">
          <w:t xml:space="preserve"> ? </w:t>
        </w:r>
      </w:ins>
      <w:r w:rsidR="0063796E">
        <w:t xml:space="preserve"> révèle d’un auteur qui échappe à la lecture subjective ? </w:t>
      </w:r>
      <w:r w:rsidR="008E5355">
        <w:t>Qu’est-ce que chaque formule montre, à quoi peut-elle être bonne ?</w:t>
      </w:r>
    </w:p>
    <w:p w14:paraId="1E3EA990" w14:textId="700DBEE8" w:rsidR="00503D6D" w:rsidRDefault="008E5355" w:rsidP="0086744D">
      <w:pPr>
        <w:ind w:firstLine="708"/>
      </w:pPr>
      <w:r>
        <w:t>C</w:t>
      </w:r>
      <w:r w:rsidR="00814CCF">
        <w:t xml:space="preserve">et article </w:t>
      </w:r>
      <w:r w:rsidR="00E30D4E">
        <w:t>vise à expliquer ce que montre</w:t>
      </w:r>
      <w:r w:rsidR="00E30A49">
        <w:t>nt</w:t>
      </w:r>
      <w:r w:rsidR="00E30D4E">
        <w:t xml:space="preserve"> différentes formules du domaine, et propose une formule paramétrable qui couvre en partie le</w:t>
      </w:r>
      <w:r w:rsidR="00430740">
        <w:t>s variations observées sur l’extraction de mots-clés pour un texte.</w:t>
      </w:r>
    </w:p>
    <w:p w14:paraId="4FD91B9E" w14:textId="14678742" w:rsidR="00641065" w:rsidRDefault="00C34DD8" w:rsidP="00E019FC">
      <w:pPr>
        <w:ind w:firstLine="708"/>
      </w:pPr>
      <w:r>
        <w:t>Afin</w:t>
      </w:r>
      <w:r w:rsidR="00814CCF">
        <w:t xml:space="preserve"> que le lecteur puisse se faire une idée</w:t>
      </w:r>
      <w:r w:rsidR="00674D7E">
        <w:t xml:space="preserve"> qualitative</w:t>
      </w:r>
      <w:r w:rsidR="00814CCF">
        <w:t xml:space="preserve"> des résultats,</w:t>
      </w:r>
      <w:r>
        <w:t xml:space="preserve"> les expériences seront menées sur des </w:t>
      </w:r>
      <w:r w:rsidR="00E019FC">
        <w:t>auteurs</w:t>
      </w:r>
      <w:r>
        <w:t xml:space="preserve"> classiques</w:t>
      </w:r>
      <w:r w:rsidR="003D6D32">
        <w:t xml:space="preserve"> : </w:t>
      </w:r>
      <w:r>
        <w:t xml:space="preserve">Balzac, Dumas, </w:t>
      </w:r>
      <w:r w:rsidR="00B10ACE">
        <w:t xml:space="preserve">Sand, </w:t>
      </w:r>
      <w:r>
        <w:t>Verne et Zola</w:t>
      </w:r>
      <w:r w:rsidR="00B10ACE">
        <w:t>.</w:t>
      </w:r>
      <w:r w:rsidR="00FC6107">
        <w:t xml:space="preserve"> Le corpus partage</w:t>
      </w:r>
      <w:r w:rsidR="006C2B79">
        <w:t>ra ainsi</w:t>
      </w:r>
      <w:r w:rsidR="00FC6107">
        <w:t xml:space="preserve"> une</w:t>
      </w:r>
      <w:r w:rsidR="00E019FC">
        <w:t xml:space="preserve"> unité de langue : le</w:t>
      </w:r>
      <w:r w:rsidR="00600985">
        <w:t xml:space="preserve"> français du</w:t>
      </w:r>
      <w:r w:rsidR="00E019FC">
        <w:t xml:space="preserve"> XIX</w:t>
      </w:r>
      <w:r w:rsidR="00E019FC" w:rsidRPr="00E019FC">
        <w:rPr>
          <w:vertAlign w:val="superscript"/>
        </w:rPr>
        <w:t>e</w:t>
      </w:r>
      <w:r w:rsidR="00E019FC">
        <w:t xml:space="preserve"> siècle, </w:t>
      </w:r>
      <w:r w:rsidR="00FC6107">
        <w:t xml:space="preserve">une </w:t>
      </w:r>
      <w:r w:rsidR="00E019FC">
        <w:t xml:space="preserve">unité de genre : le roman, </w:t>
      </w:r>
      <w:r w:rsidR="00FC6107">
        <w:t xml:space="preserve">et une </w:t>
      </w:r>
      <w:r w:rsidR="00E019FC">
        <w:t>unité</w:t>
      </w:r>
      <w:r w:rsidR="00FC6107">
        <w:t xml:space="preserve"> textuelle</w:t>
      </w:r>
      <w:r w:rsidR="00E019FC">
        <w:t> :</w:t>
      </w:r>
      <w:r w:rsidR="00FC6107">
        <w:t xml:space="preserve"> le chapitre.</w:t>
      </w:r>
      <w:r w:rsidR="00E019FC">
        <w:t xml:space="preserve"> </w:t>
      </w:r>
      <w:r w:rsidR="006C2B79">
        <w:t>Ce</w:t>
      </w:r>
      <w:r w:rsidR="003D6D32">
        <w:t xml:space="preserve"> modèle </w:t>
      </w:r>
      <w:r w:rsidR="00184D73">
        <w:t>de</w:t>
      </w:r>
      <w:r w:rsidR="00430740">
        <w:t xml:space="preserve"> </w:t>
      </w:r>
      <w:r w:rsidR="003D6D32">
        <w:t>laboratoire</w:t>
      </w:r>
      <w:r w:rsidR="00B32003">
        <w:t xml:space="preserve"> </w:t>
      </w:r>
      <w:r w:rsidR="00184D73">
        <w:t>permet d’étalonner les mesures sur des corpus moins connus</w:t>
      </w:r>
      <w:r w:rsidR="00225FF4">
        <w:rPr>
          <w:rStyle w:val="Appelnotedebasdep"/>
        </w:rPr>
        <w:footnoteReference w:id="3"/>
      </w:r>
      <w:r w:rsidR="00225FF4">
        <w:t>.</w:t>
      </w:r>
    </w:p>
    <w:p w14:paraId="531A92F3" w14:textId="0278B5CB" w:rsidR="00C34DD8" w:rsidRDefault="00225FF4" w:rsidP="00225FF4">
      <w:pPr>
        <w:pStyle w:val="Titre1"/>
      </w:pPr>
      <w:r>
        <w:t>§</w:t>
      </w:r>
      <w:r w:rsidR="001E55CC">
        <w:t>1</w:t>
      </w:r>
      <w:r w:rsidR="00121510">
        <w:t>.</w:t>
      </w:r>
      <w:r>
        <w:t xml:space="preserve"> </w:t>
      </w:r>
      <w:r w:rsidR="00A3513D">
        <w:t xml:space="preserve">Reproduction, </w:t>
      </w:r>
      <w:r w:rsidR="007259B9">
        <w:t>une</w:t>
      </w:r>
      <w:r w:rsidR="00A3513D">
        <w:t xml:space="preserve"> méthode</w:t>
      </w:r>
    </w:p>
    <w:p w14:paraId="4BDE2BC8" w14:textId="19C7A2DB" w:rsidR="00225FF4" w:rsidRDefault="00B32003" w:rsidP="00B32003">
      <w:pPr>
        <w:ind w:firstLine="0"/>
      </w:pPr>
      <w:r>
        <w:t>Toutes les données et programmes sont téléchargeables</w:t>
      </w:r>
      <w:r>
        <w:rPr>
          <w:rStyle w:val="Appelnotedebasdep"/>
        </w:rPr>
        <w:footnoteReference w:id="4"/>
      </w:r>
      <w:r>
        <w:t xml:space="preserve"> pour </w:t>
      </w:r>
      <w:r w:rsidR="003D1A80">
        <w:t>que</w:t>
      </w:r>
      <w:r>
        <w:t xml:space="preserve"> les expériences</w:t>
      </w:r>
      <w:r w:rsidR="003D1A80">
        <w:t xml:space="preserve"> soient reproductibles</w:t>
      </w:r>
      <w:r>
        <w:t>.</w:t>
      </w:r>
    </w:p>
    <w:p w14:paraId="2971112F" w14:textId="4056BD3A" w:rsidR="005D0917" w:rsidRDefault="00B32003" w:rsidP="0040671F">
      <w:pPr>
        <w:ind w:firstLine="708"/>
      </w:pPr>
      <w:r>
        <w:t>Les textes</w:t>
      </w:r>
      <w:r w:rsidR="00DC7CA1">
        <w:t xml:space="preserve"> p</w:t>
      </w:r>
      <w:r>
        <w:t>rov</w:t>
      </w:r>
      <w:r w:rsidR="00DC7CA1">
        <w:t>iennent de différentes sources</w:t>
      </w:r>
      <w:r>
        <w:t>.</w:t>
      </w:r>
      <w:r w:rsidR="00510493">
        <w:t xml:space="preserve"> </w:t>
      </w:r>
      <w:r w:rsidR="005D0917">
        <w:rPr>
          <w:i/>
          <w:iCs/>
        </w:rPr>
        <w:t>La c</w:t>
      </w:r>
      <w:r w:rsidR="00510493" w:rsidRPr="00DC7CA1">
        <w:rPr>
          <w:i/>
          <w:iCs/>
        </w:rPr>
        <w:t>omédie humaine</w:t>
      </w:r>
      <w:r w:rsidR="00510493">
        <w:t xml:space="preserve"> de Balzac est </w:t>
      </w:r>
      <w:r w:rsidR="008210F9">
        <w:t>reprise</w:t>
      </w:r>
      <w:r w:rsidR="00510493">
        <w:t xml:space="preserve"> du projet ebalzac</w:t>
      </w:r>
      <w:r w:rsidR="00510493">
        <w:rPr>
          <w:rStyle w:val="Appelnotedebasdep"/>
        </w:rPr>
        <w:footnoteReference w:id="5"/>
      </w:r>
      <w:r w:rsidR="00510493">
        <w:t>,</w:t>
      </w:r>
      <w:r>
        <w:t xml:space="preserve"> </w:t>
      </w:r>
      <w:r w:rsidR="00510493">
        <w:t xml:space="preserve">une </w:t>
      </w:r>
      <w:r>
        <w:t>édition électronique scientifiquement</w:t>
      </w:r>
      <w:r w:rsidR="00DC7CA1">
        <w:t xml:space="preserve"> établie</w:t>
      </w:r>
      <w:r w:rsidR="00AE07D2">
        <w:t xml:space="preserve"> sur la</w:t>
      </w:r>
      <w:r w:rsidR="00510493">
        <w:t xml:space="preserve"> version dite</w:t>
      </w:r>
      <w:r w:rsidR="00DC7CA1" w:rsidRPr="00DC7CA1">
        <w:t xml:space="preserve"> du «</w:t>
      </w:r>
      <w:r w:rsidR="008210F9">
        <w:t> </w:t>
      </w:r>
      <w:r w:rsidR="00DC7CA1" w:rsidRPr="00DC7CA1">
        <w:t>Furne corrigé</w:t>
      </w:r>
      <w:r w:rsidR="008210F9">
        <w:t> </w:t>
      </w:r>
      <w:r w:rsidR="00DC7CA1" w:rsidRPr="00DC7CA1">
        <w:t>»</w:t>
      </w:r>
      <w:r w:rsidR="00DC7CA1">
        <w:t>.</w:t>
      </w:r>
    </w:p>
    <w:p w14:paraId="2DB4C787" w14:textId="29463A00" w:rsidR="0050359D" w:rsidRDefault="00DC7CA1" w:rsidP="0040671F">
      <w:pPr>
        <w:ind w:firstLine="708"/>
      </w:pPr>
      <w:r>
        <w:t>Les autres auteurs ont été compilés à partir de différents sites de livres libres et gratuits</w:t>
      </w:r>
      <w:r w:rsidR="0050359D">
        <w:t>, ces éditions sont soigneuses, mais ne prétendent pas à être scientifiques</w:t>
      </w:r>
      <w:r>
        <w:t>. Dumas,</w:t>
      </w:r>
      <w:r w:rsidR="003D1A80">
        <w:t xml:space="preserve"> Sand et Verne sont</w:t>
      </w:r>
      <w:r w:rsidR="0040671F">
        <w:t xml:space="preserve"> presque</w:t>
      </w:r>
      <w:r w:rsidR="003D1A80">
        <w:t xml:space="preserve"> au complet, à part quelques textes posthumes</w:t>
      </w:r>
      <w:r w:rsidR="0040671F">
        <w:t xml:space="preserve"> à l’attribution discutée,</w:t>
      </w:r>
      <w:r w:rsidR="003D1A80">
        <w:t xml:space="preserve"> ou de</w:t>
      </w:r>
      <w:r w:rsidR="0040671F">
        <w:t xml:space="preserve">s récits </w:t>
      </w:r>
      <w:r w:rsidR="0040671F">
        <w:lastRenderedPageBreak/>
        <w:t>de</w:t>
      </w:r>
      <w:r w:rsidR="003D1A80">
        <w:t xml:space="preserve"> genre composite (</w:t>
      </w:r>
      <w:r w:rsidR="00517F41">
        <w:t xml:space="preserve">le récit </w:t>
      </w:r>
      <w:r w:rsidR="00184D73">
        <w:t>est mêlé</w:t>
      </w:r>
      <w:r w:rsidR="00517F41">
        <w:t xml:space="preserve"> à </w:t>
      </w:r>
      <w:r w:rsidR="0040671F">
        <w:t xml:space="preserve">mémoires, </w:t>
      </w:r>
      <w:r w:rsidR="003D1A80">
        <w:t>contes,</w:t>
      </w:r>
      <w:r w:rsidR="00517F41">
        <w:t xml:space="preserve"> </w:t>
      </w:r>
      <w:r w:rsidR="003D1A80">
        <w:t>théâtre</w:t>
      </w:r>
      <w:r w:rsidR="005148FF">
        <w:t>…</w:t>
      </w:r>
      <w:r w:rsidR="003D1A80">
        <w:t xml:space="preserve">). </w:t>
      </w:r>
      <w:r>
        <w:t xml:space="preserve">Pour Zola, n’ont été retenus que </w:t>
      </w:r>
      <w:r w:rsidRPr="00DC7CA1">
        <w:rPr>
          <w:i/>
          <w:iCs/>
        </w:rPr>
        <w:t>Les Rougon-Macquart</w:t>
      </w:r>
      <w:r>
        <w:t>, car ils offrent une grande cohérence stylistique.</w:t>
      </w:r>
    </w:p>
    <w:p w14:paraId="462B6B6F" w14:textId="792C482C" w:rsidR="00887AC2" w:rsidRDefault="0040671F" w:rsidP="0040671F">
      <w:pPr>
        <w:ind w:firstLine="708"/>
      </w:pPr>
      <w:r>
        <w:t>Cette collection de roman</w:t>
      </w:r>
      <w:r w:rsidR="00121510">
        <w:t>s</w:t>
      </w:r>
      <w:r>
        <w:t xml:space="preserve"> a été normalisée en </w:t>
      </w:r>
      <w:ins w:id="3" w:author="Marc Ratcliff" w:date="2026-10-07T09:39:00Z" w16du:dateUtc="2026-10-07T07:39:00Z">
        <w:r w:rsidR="000D4178">
          <w:t xml:space="preserve">format </w:t>
        </w:r>
      </w:ins>
      <w:r>
        <w:t>XML/TEI</w:t>
      </w:r>
      <w:r w:rsidR="004732BB">
        <w:rPr>
          <w:rStyle w:val="Appelnotedebasdep"/>
        </w:rPr>
        <w:footnoteReference w:id="6"/>
      </w:r>
      <w:r>
        <w:t>, le</w:t>
      </w:r>
      <w:r w:rsidR="003D1A80">
        <w:t xml:space="preserve"> chapitrage a été précisément </w:t>
      </w:r>
      <w:r>
        <w:t>vérifié.</w:t>
      </w:r>
      <w:r w:rsidR="0050359D">
        <w:t xml:space="preserve"> De ces sources normalisées, les chapitres ont été extraits dans un format textuel plus commode (</w:t>
      </w:r>
      <w:r w:rsidR="0050359D" w:rsidRPr="00887AC2">
        <w:rPr>
          <w:i/>
          <w:iCs/>
        </w:rPr>
        <w:t>MarkDown</w:t>
      </w:r>
      <w:r w:rsidR="0050359D">
        <w:t>)</w:t>
      </w:r>
      <w:r w:rsidR="0050359D">
        <w:rPr>
          <w:rStyle w:val="Appelnotedebasdep"/>
        </w:rPr>
        <w:footnoteReference w:id="7"/>
      </w:r>
      <w:r w:rsidR="0050359D">
        <w:t>.</w:t>
      </w:r>
    </w:p>
    <w:p w14:paraId="2B65D0A4" w14:textId="72C534A4" w:rsidR="000C2480" w:rsidRDefault="000C2480" w:rsidP="00F84ABD">
      <w:pPr>
        <w:ind w:firstLine="0"/>
      </w:pPr>
      <w:r>
        <w:rPr>
          <w:noProof/>
        </w:rPr>
        <w:drawing>
          <wp:anchor distT="0" distB="0" distL="114300" distR="114300" simplePos="0" relativeHeight="251658240" behindDoc="0" locked="0" layoutInCell="1" allowOverlap="1" wp14:anchorId="744338A6" wp14:editId="7771F1C6">
            <wp:simplePos x="0" y="0"/>
            <wp:positionH relativeFrom="column">
              <wp:posOffset>15875</wp:posOffset>
            </wp:positionH>
            <wp:positionV relativeFrom="paragraph">
              <wp:posOffset>222250</wp:posOffset>
            </wp:positionV>
            <wp:extent cx="5753100" cy="3399155"/>
            <wp:effectExtent l="0" t="0" r="0" b="0"/>
            <wp:wrapTopAndBottom/>
            <wp:docPr id="203375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3399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2DAD5F" w14:textId="77777777" w:rsidR="00F84ABD" w:rsidRDefault="00F84ABD" w:rsidP="00F84ABD">
      <w:pPr>
        <w:ind w:firstLine="0"/>
      </w:pPr>
    </w:p>
    <w:p w14:paraId="17DD047E" w14:textId="35A4F78F" w:rsidR="000C2480" w:rsidRDefault="000C2480" w:rsidP="000C2480">
      <w:pPr>
        <w:ind w:firstLine="0"/>
      </w:pPr>
      <w:r>
        <w:t>Ceci permet d’observer une première statistique, la</w:t>
      </w:r>
      <w:r w:rsidR="00517F41">
        <w:t xml:space="preserve"> variation de la</w:t>
      </w:r>
      <w:r>
        <w:t xml:space="preserve"> taille d’un chapitre en nombre de mots. Il y a bien sû</w:t>
      </w:r>
      <w:r w:rsidR="0043247D">
        <w:t>r</w:t>
      </w:r>
      <w:r>
        <w:t xml:space="preserve"> des cas extrêmes</w:t>
      </w:r>
      <w:r w:rsidR="00517F41">
        <w:t>,</w:t>
      </w:r>
      <w:r>
        <w:t xml:space="preserve"> petits </w:t>
      </w:r>
      <w:r w:rsidR="00517F41">
        <w:t>ou</w:t>
      </w:r>
      <w:r>
        <w:t xml:space="preserve"> grands</w:t>
      </w:r>
      <w:r w:rsidR="00517F41">
        <w:t xml:space="preserve"> ; mais on observe généralement un plateau central moins variable autour de la médiane. </w:t>
      </w:r>
      <w:r>
        <w:t>Dumas</w:t>
      </w:r>
      <w:r w:rsidR="00517F41">
        <w:t xml:space="preserve"> (taille médiane, 2 601 mots)</w:t>
      </w:r>
      <w:r>
        <w:t>, Sand</w:t>
      </w:r>
      <w:r w:rsidR="00517F41">
        <w:t xml:space="preserve"> (2 901) et Verne (3 082)</w:t>
      </w:r>
      <w:r>
        <w:t xml:space="preserve">, témoignent assez bien de la taille </w:t>
      </w:r>
      <w:r w:rsidR="00517F41">
        <w:t>habituelle</w:t>
      </w:r>
      <w:r>
        <w:t xml:space="preserve"> d’un épisode en feuilleton. La distance</w:t>
      </w:r>
      <w:r w:rsidR="00B734A2">
        <w:t xml:space="preserve"> médiane</w:t>
      </w:r>
      <w:r>
        <w:t xml:space="preserve"> de Zola est nettement plus</w:t>
      </w:r>
      <w:r w:rsidR="00517F41">
        <w:t xml:space="preserve"> longue (6 878</w:t>
      </w:r>
      <w:r w:rsidR="00B734A2">
        <w:t xml:space="preserve"> mots</w:t>
      </w:r>
      <w:r w:rsidR="00517F41">
        <w:t>).</w:t>
      </w:r>
      <w:r w:rsidR="00954CE6">
        <w:t xml:space="preserve"> </w:t>
      </w:r>
      <w:r>
        <w:t>Balzac</w:t>
      </w:r>
      <w:r w:rsidR="008210F9">
        <w:t>,</w:t>
      </w:r>
      <w:r>
        <w:t xml:space="preserve"> </w:t>
      </w:r>
      <w:r w:rsidR="003546FC">
        <w:t>dans l</w:t>
      </w:r>
      <w:r w:rsidR="008210F9">
        <w:t>e</w:t>
      </w:r>
      <w:r w:rsidR="00517F41">
        <w:t xml:space="preserve"> Furne</w:t>
      </w:r>
      <w:r w:rsidR="008210F9">
        <w:t>, a voulu</w:t>
      </w:r>
      <w:r w:rsidR="003546FC">
        <w:t xml:space="preserve"> </w:t>
      </w:r>
      <w:r w:rsidR="008210F9">
        <w:t>s’</w:t>
      </w:r>
      <w:r w:rsidR="003546FC">
        <w:t>émancip</w:t>
      </w:r>
      <w:r w:rsidR="008210F9">
        <w:t>er</w:t>
      </w:r>
      <w:r w:rsidR="003546FC">
        <w:t xml:space="preserve"> </w:t>
      </w:r>
      <w:r w:rsidR="00B734A2">
        <w:t>du temps de lecture</w:t>
      </w:r>
      <w:r w:rsidR="003546FC">
        <w:t xml:space="preserve"> attendu par le </w:t>
      </w:r>
      <w:r w:rsidR="00B734A2">
        <w:t>public</w:t>
      </w:r>
      <w:r w:rsidR="008210F9">
        <w:t xml:space="preserve">, il a supprimé le chapitrage de la publication initiale en feuilleton, si bien que </w:t>
      </w:r>
      <w:r w:rsidR="008210F9" w:rsidRPr="00335F1B">
        <w:rPr>
          <w:i/>
          <w:iCs/>
        </w:rPr>
        <w:t>La cousine Bette</w:t>
      </w:r>
      <w:r w:rsidR="008210F9">
        <w:t xml:space="preserve">, par exemple, </w:t>
      </w:r>
      <w:r w:rsidR="00184D73">
        <w:t>revient à</w:t>
      </w:r>
      <w:r w:rsidR="008210F9">
        <w:t xml:space="preserve"> un seul </w:t>
      </w:r>
      <w:r w:rsidR="00184D73">
        <w:t>« chapitre »</w:t>
      </w:r>
      <w:r w:rsidR="008210F9">
        <w:t xml:space="preserve"> de 150 000 mots.</w:t>
      </w:r>
    </w:p>
    <w:p w14:paraId="37CE9E47" w14:textId="229DF821" w:rsidR="00887AC2" w:rsidRDefault="005D0917" w:rsidP="00F84ABD">
      <w:pPr>
        <w:ind w:firstLine="708"/>
      </w:pPr>
      <w:r>
        <w:lastRenderedPageBreak/>
        <w:t>Les textes ont</w:t>
      </w:r>
      <w:r w:rsidR="00121510">
        <w:t xml:space="preserve"> ensuite</w:t>
      </w:r>
      <w:r>
        <w:t xml:space="preserve"> été lemmatisés</w:t>
      </w:r>
      <w:r w:rsidR="00E3065C">
        <w:t xml:space="preserve"> avec un dictionnaire </w:t>
      </w:r>
      <w:ins w:id="4" w:author="Marc Ratcliff" w:date="2026-10-07T09:44:00Z" w16du:dateUtc="2026-10-07T07:44:00Z">
        <w:r w:rsidR="000D4178">
          <w:t xml:space="preserve">personnel </w:t>
        </w:r>
      </w:ins>
      <w:r w:rsidR="00F84ABD">
        <w:t xml:space="preserve">que je </w:t>
      </w:r>
      <w:r w:rsidR="005D53AA">
        <w:t>maint</w:t>
      </w:r>
      <w:r w:rsidR="00F84ABD">
        <w:t>iens</w:t>
      </w:r>
      <w:r w:rsidR="005D53AA">
        <w:rPr>
          <w:rStyle w:val="Appelnotedebasdep"/>
        </w:rPr>
        <w:footnoteReference w:id="8"/>
      </w:r>
      <w:r w:rsidR="005D53AA">
        <w:t>, et l’étiqueteur</w:t>
      </w:r>
      <w:r>
        <w:t xml:space="preserve"> </w:t>
      </w:r>
      <w:r w:rsidRPr="005D0917">
        <w:rPr>
          <w:i/>
          <w:iCs/>
        </w:rPr>
        <w:t>Apache OpenNLP</w:t>
      </w:r>
      <w:r w:rsidR="00887AC2" w:rsidRPr="00887AC2">
        <w:rPr>
          <w:i/>
          <w:iCs/>
        </w:rPr>
        <w:t xml:space="preserve"> POSTtagger</w:t>
      </w:r>
      <w:r>
        <w:rPr>
          <w:rStyle w:val="Appelnotedebasdep"/>
          <w:i/>
          <w:iCs/>
        </w:rPr>
        <w:footnoteReference w:id="9"/>
      </w:r>
      <w:r w:rsidR="003C0F4A">
        <w:t xml:space="preserve">. </w:t>
      </w:r>
      <w:r w:rsidR="00121510">
        <w:t>Les chapitres lemmatisés</w:t>
      </w:r>
      <w:r w:rsidR="00887AC2">
        <w:t xml:space="preserve"> sont proposés dans un format vertical conventionnel, un mot par ligne, avec lemme et étiquette</w:t>
      </w:r>
      <w:r w:rsidR="003546FC">
        <w:rPr>
          <w:rStyle w:val="Appelnotedebasdep"/>
        </w:rPr>
        <w:footnoteReference w:id="10"/>
      </w:r>
      <w:r w:rsidR="00887AC2">
        <w:t>.</w:t>
      </w:r>
      <w:r w:rsidR="00954CE6">
        <w:t xml:space="preserve"> </w:t>
      </w:r>
      <w:r w:rsidR="00121510">
        <w:t xml:space="preserve">De ces </w:t>
      </w:r>
      <w:r w:rsidR="005148FF">
        <w:t>textes lemmatisés</w:t>
      </w:r>
      <w:r w:rsidR="00121510">
        <w:t xml:space="preserve"> </w:t>
      </w:r>
      <w:r w:rsidR="005148FF">
        <w:t>a</w:t>
      </w:r>
      <w:r w:rsidR="00121510">
        <w:t xml:space="preserve"> été générée </w:t>
      </w:r>
      <w:r w:rsidR="00887AC2">
        <w:t>la « </w:t>
      </w:r>
      <w:r w:rsidR="00121E23">
        <w:t>matrice</w:t>
      </w:r>
      <w:r w:rsidR="00887AC2">
        <w:t xml:space="preserve"> de contingence »</w:t>
      </w:r>
      <w:r w:rsidR="00121510">
        <w:t xml:space="preserve">, c’est-à dire </w:t>
      </w:r>
      <w:r w:rsidR="00121E23">
        <w:t>des fichiers</w:t>
      </w:r>
      <w:r w:rsidR="003546FC">
        <w:rPr>
          <w:rStyle w:val="Appelnotedebasdep"/>
        </w:rPr>
        <w:footnoteReference w:id="11"/>
      </w:r>
      <w:r w:rsidR="00121E23">
        <w:t xml:space="preserve"> permettant d’avoir l’effectif de chaque</w:t>
      </w:r>
      <w:r w:rsidR="00887AC2">
        <w:t xml:space="preserve"> lemme p</w:t>
      </w:r>
      <w:r w:rsidR="00121E23">
        <w:t>our chaque</w:t>
      </w:r>
      <w:r w:rsidR="00887AC2">
        <w:t xml:space="preserve"> chapitre</w:t>
      </w:r>
      <w:r w:rsidR="00121E23">
        <w:t>.</w:t>
      </w:r>
    </w:p>
    <w:p w14:paraId="39C8AD94" w14:textId="77777777" w:rsidR="00954CE6" w:rsidRDefault="00954CE6" w:rsidP="00954CE6">
      <w:pPr>
        <w:ind w:firstLine="708"/>
      </w:pPr>
    </w:p>
    <w:p w14:paraId="49991E52" w14:textId="497BF544" w:rsidR="00887AC2" w:rsidRPr="00F84ABD" w:rsidRDefault="005D53AA" w:rsidP="00F84ABD">
      <w:pPr>
        <w:ind w:firstLine="0"/>
      </w:pPr>
      <w:r>
        <w:t>Chacune des expériences commentées dans les sections qui suivent peuvent être réexécutées en Python</w:t>
      </w:r>
      <w:r w:rsidR="007845C7">
        <w:t>. Ce</w:t>
      </w:r>
      <w:r>
        <w:t xml:space="preserve"> langage</w:t>
      </w:r>
      <w:r w:rsidR="007845C7">
        <w:t xml:space="preserve"> a été</w:t>
      </w:r>
      <w:r>
        <w:t xml:space="preserve"> choisi parce qu’il est le plus connu du public des humanités numériques.</w:t>
      </w:r>
      <w:r w:rsidR="00887AC2">
        <w:t xml:space="preserve"> Chaque algorithme </w:t>
      </w:r>
      <w:r w:rsidR="00F84ABD">
        <w:t xml:space="preserve">cité </w:t>
      </w:r>
      <w:r w:rsidR="00887AC2">
        <w:t xml:space="preserve">a été réimplémenté pour les expériences, </w:t>
      </w:r>
      <w:r w:rsidR="005148FF">
        <w:t>s</w:t>
      </w:r>
      <w:r w:rsidR="00887AC2">
        <w:t>elon l’état de l’art.</w:t>
      </w:r>
    </w:p>
    <w:p w14:paraId="7ED58027" w14:textId="66A5EA7A" w:rsidR="00225FF4" w:rsidRDefault="00225FF4" w:rsidP="00225FF4">
      <w:pPr>
        <w:pStyle w:val="Titre1"/>
      </w:pPr>
      <w:r>
        <w:t>§</w:t>
      </w:r>
      <w:r w:rsidR="001E55CC">
        <w:t>2</w:t>
      </w:r>
      <w:r w:rsidR="00121E23">
        <w:t>.</w:t>
      </w:r>
      <w:r w:rsidR="00674D7E">
        <w:t xml:space="preserve"> </w:t>
      </w:r>
      <w:r w:rsidR="00A3513D">
        <w:t>Poulpes, calmars, et monstres</w:t>
      </w:r>
    </w:p>
    <w:p w14:paraId="0A857BD0" w14:textId="7E048146" w:rsidR="00225FF4" w:rsidRDefault="00B27FF5" w:rsidP="00116399">
      <w:pPr>
        <w:ind w:firstLine="0"/>
      </w:pPr>
      <w:r>
        <w:t>L’extraction</w:t>
      </w:r>
      <w:r w:rsidR="00462E6C">
        <w:t xml:space="preserve"> automatique</w:t>
      </w:r>
      <w:r>
        <w:t xml:space="preserve"> de mots clés </w:t>
      </w:r>
      <w:r w:rsidR="00BF76E4">
        <w:t xml:space="preserve">pour </w:t>
      </w:r>
      <w:r>
        <w:t>de</w:t>
      </w:r>
      <w:r w:rsidR="00BF76E4">
        <w:t>s</w:t>
      </w:r>
      <w:r>
        <w:t xml:space="preserve"> chapitres de roman </w:t>
      </w:r>
      <w:r w:rsidR="00462E6C">
        <w:t>n’a pas d’usage éditorial</w:t>
      </w:r>
      <w:r w:rsidR="00096060">
        <w:t>.</w:t>
      </w:r>
      <w:r>
        <w:t xml:space="preserve"> </w:t>
      </w:r>
      <w:r w:rsidR="00096060">
        <w:t>A</w:t>
      </w:r>
      <w:r w:rsidR="00160FC1">
        <w:t>ucun</w:t>
      </w:r>
      <w:r w:rsidR="00462E6C">
        <w:t xml:space="preserve"> calcul </w:t>
      </w:r>
      <w:r w:rsidR="00160FC1">
        <w:t>n’</w:t>
      </w:r>
      <w:r w:rsidR="00462E6C">
        <w:t>aura</w:t>
      </w:r>
      <w:r>
        <w:t xml:space="preserve"> le sel de </w:t>
      </w:r>
      <w:r w:rsidR="00862410">
        <w:t>ces chapeaux</w:t>
      </w:r>
      <w:r>
        <w:t xml:space="preserve"> </w:t>
      </w:r>
      <w:r w:rsidR="00F842E1">
        <w:t>dans les</w:t>
      </w:r>
      <w:del w:id="5" w:author="Marc Ratcliff" w:date="2026-10-07T09:47:00Z" w16du:dateUtc="2026-10-07T07:47:00Z">
        <w:r w:rsidR="00F842E1" w:rsidDel="000D4178">
          <w:delText xml:space="preserve"> </w:delText>
        </w:r>
      </w:del>
      <w:r w:rsidR="00862410">
        <w:t xml:space="preserve"> romans picaresques</w:t>
      </w:r>
      <w:r>
        <w:t xml:space="preserve">, </w:t>
      </w:r>
      <w:r w:rsidR="00862410">
        <w:t xml:space="preserve">que Dumas imite </w:t>
      </w:r>
      <w:r w:rsidR="0076614A">
        <w:t>par exemple</w:t>
      </w:r>
      <w:r w:rsidR="000D7D79">
        <w:t xml:space="preserve"> </w:t>
      </w:r>
      <w:r w:rsidR="00862410">
        <w:t xml:space="preserve">dans </w:t>
      </w:r>
      <w:r w:rsidR="00862410" w:rsidRPr="00862410">
        <w:rPr>
          <w:i/>
          <w:iCs/>
        </w:rPr>
        <w:t>Le capitaine Pamphile</w:t>
      </w:r>
      <w:r w:rsidR="00862410">
        <w:t xml:space="preserve"> (1840)</w:t>
      </w:r>
      <w:r w:rsidR="00462E6C">
        <w:t> :</w:t>
      </w:r>
      <w:r w:rsidR="00862410">
        <w:t xml:space="preserve"> « </w:t>
      </w:r>
      <w:r w:rsidR="00862410" w:rsidRPr="00862410">
        <w:t>XVIII</w:t>
      </w:r>
      <w:r w:rsidR="00862410">
        <w:t xml:space="preserve">. </w:t>
      </w:r>
      <w:r w:rsidR="00862410" w:rsidRPr="00862410">
        <w:t>Comment le capitaine Pamphile, s’étant défait avantageusement de sa cargaison de bois d’ébène à la Martinique, et de son alcool aux grandes Antilles, retrouva son ancien ami le Serpent-Noir cacique des Mosquitos, et acheta son caciquat pour une demi-pipe d’eau-de-vie</w:t>
      </w:r>
      <w:r w:rsidR="00862410">
        <w:t> ».</w:t>
      </w:r>
      <w:r w:rsidR="00116399">
        <w:t xml:space="preserve"> Même pour des articles informatifs,</w:t>
      </w:r>
      <w:r w:rsidR="00862410">
        <w:t xml:space="preserve"> </w:t>
      </w:r>
      <w:r w:rsidR="00116399">
        <w:t>l</w:t>
      </w:r>
      <w:r w:rsidR="00862410">
        <w:t xml:space="preserve">es mots clés </w:t>
      </w:r>
      <w:r w:rsidR="00116399">
        <w:t xml:space="preserve">automatiques </w:t>
      </w:r>
      <w:r w:rsidR="000D7D79">
        <w:t>sont rarement</w:t>
      </w:r>
      <w:r w:rsidR="00116399">
        <w:t xml:space="preserve"> </w:t>
      </w:r>
      <w:r w:rsidR="00DC7E6D">
        <w:t>judicieux</w:t>
      </w:r>
      <w:r w:rsidR="00096060">
        <w:t>. C</w:t>
      </w:r>
      <w:r w:rsidR="00BF76E4">
        <w:t xml:space="preserve">ependant </w:t>
      </w:r>
      <w:r w:rsidR="003E2742">
        <w:t>ces listes</w:t>
      </w:r>
      <w:r w:rsidR="00B26313">
        <w:t xml:space="preserve"> méritent d’être examinées car elles</w:t>
      </w:r>
      <w:del w:id="6" w:author="Marc Ratcliff" w:date="2026-10-07T09:48:00Z" w16du:dateUtc="2026-10-07T07:48:00Z">
        <w:r w:rsidR="00B26313" w:rsidDel="000D4178">
          <w:delText xml:space="preserve"> </w:delText>
        </w:r>
      </w:del>
      <w:r w:rsidR="003E2742">
        <w:t xml:space="preserve"> sont significatives de ce qu’une formule</w:t>
      </w:r>
      <w:r w:rsidR="00BF76E4">
        <w:t xml:space="preserve"> ca</w:t>
      </w:r>
      <w:r w:rsidR="00380594">
        <w:t>l</w:t>
      </w:r>
      <w:r w:rsidR="00BF76E4">
        <w:t>cule comme « pertinent ».</w:t>
      </w:r>
    </w:p>
    <w:p w14:paraId="1DDF0856" w14:textId="68A9CD21" w:rsidR="007D5F2B" w:rsidRDefault="007D5F2B" w:rsidP="007D5F2B">
      <w:pPr>
        <w:ind w:firstLine="708"/>
      </w:pPr>
      <w:r>
        <w:t>L</w:t>
      </w:r>
      <w:r w:rsidR="00BD6131">
        <w:t>’</w:t>
      </w:r>
      <w:r>
        <w:t>expérience ser</w:t>
      </w:r>
      <w:r w:rsidR="00BD6131">
        <w:t>a ici</w:t>
      </w:r>
      <w:r>
        <w:t xml:space="preserve"> menée sur les lemmes, comptés par chapitre, relativement aux autres chapitres</w:t>
      </w:r>
      <w:r w:rsidR="00B26313">
        <w:t xml:space="preserve"> de plus de 1000 mots</w:t>
      </w:r>
      <w:r>
        <w:t xml:space="preserve"> </w:t>
      </w:r>
      <w:r w:rsidR="00160FC1">
        <w:t>du</w:t>
      </w:r>
      <w:r>
        <w:t xml:space="preserve"> même auteur (et non du reste du corpus qui n’a pas de cohérence en lui-même).</w:t>
      </w:r>
      <w:ins w:id="7" w:author="Marc Ratcliff" w:date="2026-10-07T09:57:00Z" w16du:dateUtc="2026-10-07T07:57:00Z">
        <w:r w:rsidR="000D4178">
          <w:t xml:space="preserve"> </w:t>
        </w:r>
      </w:ins>
      <w:ins w:id="8" w:author="Marc Ratcliff" w:date="2026-10-07T09:58:00Z" w16du:dateUtc="2026-10-07T07:58:00Z">
        <w:r w:rsidR="000D4178">
          <w:t>[il s’agit de comparer des formules de spécificité]</w:t>
        </w:r>
      </w:ins>
    </w:p>
    <w:p w14:paraId="38CB0C28" w14:textId="09854C0F" w:rsidR="000D7D79" w:rsidRDefault="00EB2E9D" w:rsidP="00116399">
      <w:pPr>
        <w:ind w:firstLine="0"/>
      </w:pPr>
      <w:r>
        <w:rPr>
          <w:noProof/>
        </w:rPr>
        <w:lastRenderedPageBreak/>
        <w:drawing>
          <wp:anchor distT="0" distB="0" distL="114300" distR="114300" simplePos="0" relativeHeight="251659264" behindDoc="0" locked="0" layoutInCell="1" allowOverlap="1" wp14:anchorId="5B6C52A0" wp14:editId="2016F88E">
            <wp:simplePos x="0" y="0"/>
            <wp:positionH relativeFrom="margin">
              <wp:posOffset>0</wp:posOffset>
            </wp:positionH>
            <wp:positionV relativeFrom="paragraph">
              <wp:posOffset>0</wp:posOffset>
            </wp:positionV>
            <wp:extent cx="2880000" cy="4496400"/>
            <wp:effectExtent l="0" t="0" r="0" b="0"/>
            <wp:wrapSquare wrapText="bothSides"/>
            <wp:docPr id="82325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53959" name="Picture 1"/>
                    <pic:cNvPicPr preferRelativeResize="0">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880000" cy="449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D7D79">
        <w:t>Afin de se faire une</w:t>
      </w:r>
      <w:r w:rsidR="00BF76E4">
        <w:t xml:space="preserve"> première</w:t>
      </w:r>
      <w:r w:rsidR="000D7D79">
        <w:t xml:space="preserve"> idée</w:t>
      </w:r>
      <w:r w:rsidR="00BF76E4">
        <w:t>,</w:t>
      </w:r>
      <w:r w:rsidR="000D7D79">
        <w:t xml:space="preserve"> </w:t>
      </w:r>
      <w:r w:rsidR="00B26313">
        <w:t xml:space="preserve">observons un seul texte, </w:t>
      </w:r>
      <w:r w:rsidR="000D7D79">
        <w:t xml:space="preserve">le célèbre chapitre </w:t>
      </w:r>
      <w:r w:rsidR="000D7D79" w:rsidRPr="000D7D79">
        <w:t>XVIII</w:t>
      </w:r>
      <w:r w:rsidR="000D7D79">
        <w:t xml:space="preserve"> d</w:t>
      </w:r>
      <w:r w:rsidR="007D5F2B">
        <w:t>e</w:t>
      </w:r>
      <w:r w:rsidR="000D7D79">
        <w:t xml:space="preserve"> la deuxième partie de </w:t>
      </w:r>
      <w:r w:rsidR="000D7D79" w:rsidRPr="000D7D79">
        <w:rPr>
          <w:i/>
          <w:iCs/>
        </w:rPr>
        <w:t>Vingt mille lieues sous les mers</w:t>
      </w:r>
      <w:r w:rsidR="000D7D79">
        <w:t>, « </w:t>
      </w:r>
      <w:r w:rsidR="000D7D79" w:rsidRPr="000D7D79">
        <w:t>Les poulpes</w:t>
      </w:r>
      <w:r w:rsidR="000D7D79">
        <w:t> » (Verne, 1870), décrivant le Nautilus attaqué par des p</w:t>
      </w:r>
      <w:r w:rsidR="00380594">
        <w:t>ieuvres</w:t>
      </w:r>
      <w:r w:rsidR="000D7D79">
        <w:t xml:space="preserve"> géant</w:t>
      </w:r>
      <w:r>
        <w:t>e</w:t>
      </w:r>
      <w:r w:rsidR="000D7D79">
        <w:t>s.</w:t>
      </w:r>
      <w:r w:rsidR="007D5F2B">
        <w:t xml:space="preserve"> Les dix premiers mots suffiront à se faire une première idée</w:t>
      </w:r>
      <w:r w:rsidR="00BF76E4">
        <w:t xml:space="preserve"> des algorithmes</w:t>
      </w:r>
      <w:r w:rsidR="007D5F2B">
        <w:t>.</w:t>
      </w:r>
    </w:p>
    <w:p w14:paraId="4E86AC0E" w14:textId="1114BEAB" w:rsidR="007D5F2B" w:rsidRDefault="007D5F2B" w:rsidP="00116399">
      <w:pPr>
        <w:ind w:firstLine="0"/>
      </w:pPr>
    </w:p>
    <w:p w14:paraId="2423A79E" w14:textId="77777777" w:rsidR="00096060" w:rsidRDefault="00096060" w:rsidP="00096060">
      <w:pPr>
        <w:ind w:firstLine="0"/>
      </w:pPr>
      <w:r>
        <w:t xml:space="preserve">DF : </w:t>
      </w:r>
      <w:r w:rsidRPr="0063796E">
        <w:t>le, de, un, ce, et, à, être, avoir, ne, il</w:t>
      </w:r>
      <w:r>
        <w:t>…</w:t>
      </w:r>
    </w:p>
    <w:p w14:paraId="5C2CE8D2" w14:textId="7C88AB5F" w:rsidR="004A3A27" w:rsidRDefault="004A3A27" w:rsidP="00116399">
      <w:pPr>
        <w:ind w:firstLine="0"/>
      </w:pPr>
      <w:r>
        <w:t xml:space="preserve">CF : </w:t>
      </w:r>
      <w:r w:rsidRPr="004A3A27">
        <w:t>le, de, un, être, et, à, ce, que, il, avoir</w:t>
      </w:r>
      <w:r>
        <w:t>…</w:t>
      </w:r>
    </w:p>
    <w:p w14:paraId="1CEB3A28" w14:textId="77777777" w:rsidR="00096060" w:rsidRDefault="00096060" w:rsidP="00096060">
      <w:pPr>
        <w:ind w:firstLine="0"/>
      </w:pPr>
      <w:r>
        <w:t>TF</w:t>
      </w:r>
      <w:r w:rsidRPr="00462E6C">
        <w:t> </w:t>
      </w:r>
      <w:r>
        <w:t xml:space="preserve">: </w:t>
      </w:r>
      <w:r w:rsidRPr="007D5F2B">
        <w:t>le, de, un, ce, et, à, être, se, je, avoir</w:t>
      </w:r>
      <w:r>
        <w:t>…</w:t>
      </w:r>
    </w:p>
    <w:p w14:paraId="2DD334B0" w14:textId="77777777" w:rsidR="00DC0EB8" w:rsidRDefault="00DC0EB8" w:rsidP="00DC0EB8">
      <w:pPr>
        <w:ind w:firstLine="0"/>
      </w:pPr>
      <w:r>
        <w:t xml:space="preserve">TF-IDF : </w:t>
      </w:r>
      <w:r w:rsidRPr="00743E5F">
        <w:t>poulpe, Ned, calmar, Conseil, Canadien, Land, Nautilus, Nemo, monstre, tentacule</w:t>
      </w:r>
      <w:r>
        <w:t>…</w:t>
      </w:r>
    </w:p>
    <w:p w14:paraId="0347734C" w14:textId="041FADAB" w:rsidR="005A718F" w:rsidRDefault="00462E6C" w:rsidP="00116399">
      <w:pPr>
        <w:ind w:firstLine="0"/>
      </w:pPr>
      <w:r w:rsidRPr="00462E6C">
        <w:t>G²</w:t>
      </w:r>
      <w:r w:rsidR="005A718F" w:rsidRPr="00462E6C">
        <w:t> </w:t>
      </w:r>
      <w:r w:rsidR="005A718F">
        <w:t xml:space="preserve">: </w:t>
      </w:r>
      <w:r w:rsidR="00C21D4B" w:rsidRPr="00C21D4B">
        <w:t xml:space="preserve">poulpe, calmar, Conseil, Ned, Canadien, monstre, Land, tentacule, Nemo, Nautilus </w:t>
      </w:r>
      <w:r w:rsidR="005A718F">
        <w:t>…</w:t>
      </w:r>
    </w:p>
    <w:p w14:paraId="3142B17B" w14:textId="23FB9A84" w:rsidR="005A718F" w:rsidRDefault="00462E6C" w:rsidP="005A718F">
      <w:pPr>
        <w:ind w:firstLine="0"/>
      </w:pPr>
      <w:r>
        <w:t>TXM</w:t>
      </w:r>
      <w:r w:rsidR="005A718F">
        <w:t xml:space="preserve"> : </w:t>
      </w:r>
      <w:r w:rsidR="00C21D4B" w:rsidRPr="00C21D4B">
        <w:t>poulpe, calmar, Conseil, Ned, Canadien, monstre, Land, tentacule, Nemo, Nautilus</w:t>
      </w:r>
      <w:r w:rsidR="005A718F">
        <w:t>…</w:t>
      </w:r>
    </w:p>
    <w:p w14:paraId="4B3E4082" w14:textId="04370E97" w:rsidR="006F6947" w:rsidRPr="00462E6C" w:rsidRDefault="00462E6C" w:rsidP="006F6947">
      <w:pPr>
        <w:ind w:firstLine="0"/>
        <w:rPr>
          <w:i/>
          <w:iCs/>
        </w:rPr>
      </w:pPr>
      <w:r w:rsidRPr="00462E6C">
        <w:t>subTF-IDF </w:t>
      </w:r>
      <w:r w:rsidR="006F6947" w:rsidRPr="00462E6C">
        <w:t>:</w:t>
      </w:r>
      <w:r w:rsidR="006F6947">
        <w:t xml:space="preserve"> </w:t>
      </w:r>
      <w:r w:rsidR="006F6947" w:rsidRPr="00C21D4B">
        <w:t xml:space="preserve">poulpe, calmar, </w:t>
      </w:r>
      <w:r w:rsidR="006F6947" w:rsidRPr="00C21D4B">
        <w:rPr>
          <w:b/>
          <w:bCs/>
        </w:rPr>
        <w:t>Bouguer</w:t>
      </w:r>
      <w:r w:rsidR="006F6947" w:rsidRPr="00C21D4B">
        <w:t xml:space="preserve">, Ned, tentacule, ventouse, céphalopode, Canadien, Land, Nautilus </w:t>
      </w:r>
      <w:r w:rsidR="006F6947">
        <w:t>…</w:t>
      </w:r>
    </w:p>
    <w:p w14:paraId="67DA289A" w14:textId="7956447A" w:rsidR="007D5F2B" w:rsidRDefault="00462E6C" w:rsidP="00116399">
      <w:pPr>
        <w:ind w:firstLine="0"/>
      </w:pPr>
      <w:r w:rsidRPr="00462E6C">
        <w:t>BM25</w:t>
      </w:r>
      <w:r w:rsidR="007D5F2B" w:rsidRPr="00462E6C">
        <w:t> :</w:t>
      </w:r>
      <w:r w:rsidR="007D5F2B">
        <w:t xml:space="preserve"> </w:t>
      </w:r>
      <w:r w:rsidR="00C21D4B" w:rsidRPr="00C21D4B">
        <w:t xml:space="preserve">calmar, poulpe, </w:t>
      </w:r>
      <w:r w:rsidR="00C21D4B" w:rsidRPr="00C21D4B">
        <w:rPr>
          <w:b/>
          <w:bCs/>
        </w:rPr>
        <w:t>Bouguer</w:t>
      </w:r>
      <w:r w:rsidR="00C21D4B" w:rsidRPr="00C21D4B">
        <w:t>, ventouse, céphalopode, tentacule, Alecton, Nautilus, Land, Nemo</w:t>
      </w:r>
      <w:r w:rsidR="005A718F">
        <w:t>…</w:t>
      </w:r>
    </w:p>
    <w:p w14:paraId="148DAD86" w14:textId="5366E159" w:rsidR="007D5F2B" w:rsidRDefault="00B26313" w:rsidP="00116399">
      <w:pPr>
        <w:ind w:firstLine="0"/>
      </w:pPr>
      <w:r w:rsidRPr="00B26313">
        <w:t>χ²</w:t>
      </w:r>
      <w:r w:rsidR="007D5F2B" w:rsidRPr="00B26313">
        <w:t> :</w:t>
      </w:r>
      <w:r w:rsidR="007D5F2B">
        <w:t xml:space="preserve"> </w:t>
      </w:r>
      <w:r w:rsidR="00C21D4B" w:rsidRPr="00C21D4B">
        <w:t xml:space="preserve">poulpe, calmar, </w:t>
      </w:r>
      <w:r w:rsidR="00C21D4B" w:rsidRPr="00C21D4B">
        <w:rPr>
          <w:b/>
          <w:bCs/>
        </w:rPr>
        <w:t>Bouguer</w:t>
      </w:r>
      <w:r w:rsidR="00C21D4B" w:rsidRPr="00C21D4B">
        <w:t xml:space="preserve">, tentacule, ventouse, céphalopode, </w:t>
      </w:r>
      <w:r w:rsidR="00C21D4B" w:rsidRPr="00380594">
        <w:t>Canadien, Conseil,</w:t>
      </w:r>
      <w:r w:rsidR="00C21D4B" w:rsidRPr="00C21D4B">
        <w:t xml:space="preserve"> Ned, </w:t>
      </w:r>
      <w:r w:rsidR="00C21D4B" w:rsidRPr="00C21D4B">
        <w:rPr>
          <w:b/>
          <w:bCs/>
        </w:rPr>
        <w:t>espalier</w:t>
      </w:r>
      <w:r w:rsidR="00C21D4B" w:rsidRPr="00C21D4B">
        <w:t xml:space="preserve">, </w:t>
      </w:r>
      <w:r w:rsidR="00C21D4B" w:rsidRPr="00C21D4B">
        <w:rPr>
          <w:b/>
          <w:bCs/>
        </w:rPr>
        <w:t>violacé</w:t>
      </w:r>
      <w:r w:rsidR="00C21D4B" w:rsidRPr="00C21D4B">
        <w:t xml:space="preserve"> </w:t>
      </w:r>
      <w:r w:rsidR="005A718F">
        <w:t>…</w:t>
      </w:r>
    </w:p>
    <w:p w14:paraId="566C86A5" w14:textId="303FC357" w:rsidR="007E47CF" w:rsidRPr="00B26313" w:rsidRDefault="00B26313" w:rsidP="00116399">
      <w:pPr>
        <w:ind w:firstLine="0"/>
        <w:rPr>
          <w:i/>
          <w:iCs/>
        </w:rPr>
      </w:pPr>
      <w:r w:rsidRPr="00B26313">
        <w:t>SimpleMaths</w:t>
      </w:r>
      <w:r w:rsidR="006B11F5" w:rsidRPr="00B26313">
        <w:t>(k=1)</w:t>
      </w:r>
      <w:r w:rsidR="007E47CF">
        <w:t xml:space="preserve"> : </w:t>
      </w:r>
      <w:r w:rsidR="00AE164E" w:rsidRPr="00AE164E">
        <w:t xml:space="preserve">poulpe, calmar, </w:t>
      </w:r>
      <w:r w:rsidR="00AE164E" w:rsidRPr="00AE164E">
        <w:rPr>
          <w:b/>
          <w:bCs/>
        </w:rPr>
        <w:t>Bouguer</w:t>
      </w:r>
      <w:r w:rsidR="00AE164E" w:rsidRPr="00AE164E">
        <w:t xml:space="preserve">, ventouse, céphalopode, tentacule, Alecton, </w:t>
      </w:r>
      <w:r w:rsidR="00AE164E" w:rsidRPr="00AE164E">
        <w:rPr>
          <w:b/>
          <w:bCs/>
        </w:rPr>
        <w:t>espalier</w:t>
      </w:r>
      <w:r w:rsidR="00AE164E" w:rsidRPr="00AE164E">
        <w:t xml:space="preserve">, </w:t>
      </w:r>
      <w:r w:rsidR="00AE164E" w:rsidRPr="00AE164E">
        <w:rPr>
          <w:b/>
          <w:bCs/>
        </w:rPr>
        <w:t>violacé</w:t>
      </w:r>
      <w:r w:rsidR="00AE164E" w:rsidRPr="00AE164E">
        <w:t xml:space="preserve">, </w:t>
      </w:r>
      <w:r w:rsidR="00AE164E" w:rsidRPr="00F51A36">
        <w:rPr>
          <w:b/>
          <w:bCs/>
        </w:rPr>
        <w:t>quenotte</w:t>
      </w:r>
    </w:p>
    <w:p w14:paraId="3C86873F" w14:textId="755DFA6C" w:rsidR="00CD1406" w:rsidRDefault="00B26313" w:rsidP="00116399">
      <w:pPr>
        <w:ind w:firstLine="0"/>
      </w:pPr>
      <w:r>
        <w:t>EXTF</w:t>
      </w:r>
      <w:r w:rsidR="00CD1406">
        <w:t xml:space="preserve"> : </w:t>
      </w:r>
      <w:r w:rsidR="00CD1406" w:rsidRPr="00BD6131">
        <w:rPr>
          <w:b/>
          <w:bCs/>
        </w:rPr>
        <w:t>espalier</w:t>
      </w:r>
      <w:r w:rsidR="00CD1406" w:rsidRPr="00CD1406">
        <w:t xml:space="preserve">, </w:t>
      </w:r>
      <w:r w:rsidR="00CD1406" w:rsidRPr="00BD6131">
        <w:rPr>
          <w:b/>
          <w:bCs/>
        </w:rPr>
        <w:t>violacé</w:t>
      </w:r>
      <w:r w:rsidR="00CD1406" w:rsidRPr="00CD1406">
        <w:t xml:space="preserve">, </w:t>
      </w:r>
      <w:r w:rsidR="00CD1406" w:rsidRPr="00F51A36">
        <w:rPr>
          <w:b/>
          <w:bCs/>
        </w:rPr>
        <w:t>quenotte</w:t>
      </w:r>
      <w:r w:rsidR="00CD1406" w:rsidRPr="00C21D4B">
        <w:t>,</w:t>
      </w:r>
      <w:r w:rsidR="00CD1406" w:rsidRPr="00CD1406">
        <w:t xml:space="preserve"> Berghem, suceur, Bos, Nidros, brachioures, clupanodons, corégone</w:t>
      </w:r>
    </w:p>
    <w:p w14:paraId="17B712A9" w14:textId="77777777" w:rsidR="00B26313" w:rsidRDefault="00B26313" w:rsidP="00116399">
      <w:pPr>
        <w:ind w:firstLine="0"/>
      </w:pPr>
    </w:p>
    <w:p w14:paraId="2866F489" w14:textId="22CFE8A0" w:rsidR="00F51A36" w:rsidRDefault="00B26313" w:rsidP="00B26313">
      <w:pPr>
        <w:ind w:firstLine="0"/>
      </w:pPr>
      <w:r>
        <w:t xml:space="preserve">Considérons d’abord les </w:t>
      </w:r>
      <w:r w:rsidR="004A3A27">
        <w:t xml:space="preserve">3 premières </w:t>
      </w:r>
      <w:r w:rsidR="00F51A36">
        <w:t>listes</w:t>
      </w:r>
      <w:r>
        <w:t xml:space="preserve">. </w:t>
      </w:r>
      <w:commentRangeStart w:id="9"/>
      <w:r>
        <w:t>TF (</w:t>
      </w:r>
      <w:r w:rsidRPr="00B26313">
        <w:rPr>
          <w:i/>
          <w:iCs/>
        </w:rPr>
        <w:t>term freque</w:t>
      </w:r>
      <w:r>
        <w:rPr>
          <w:i/>
          <w:iCs/>
        </w:rPr>
        <w:t>n</w:t>
      </w:r>
      <w:r w:rsidRPr="00B26313">
        <w:rPr>
          <w:i/>
          <w:iCs/>
        </w:rPr>
        <w:t>cy</w:t>
      </w:r>
      <w:r>
        <w:t>) est la liste des termes du chapitre en ordre d</w:t>
      </w:r>
      <w:r w:rsidR="0063796E">
        <w:t>u nombre d’occurrences dans le chapitre.</w:t>
      </w:r>
      <w:r w:rsidR="00F51A36">
        <w:t xml:space="preserve"> CF </w:t>
      </w:r>
      <w:commentRangeEnd w:id="9"/>
      <w:r w:rsidR="000D4178">
        <w:rPr>
          <w:rStyle w:val="Marquedecommentaire"/>
          <w:sz w:val="24"/>
          <w:szCs w:val="22"/>
        </w:rPr>
        <w:commentReference w:id="9"/>
      </w:r>
      <w:r w:rsidR="00F51A36">
        <w:t>(</w:t>
      </w:r>
      <w:r w:rsidR="00F51A36">
        <w:rPr>
          <w:i/>
          <w:iCs/>
        </w:rPr>
        <w:t>corpus</w:t>
      </w:r>
      <w:r w:rsidR="00F51A36" w:rsidRPr="00B26313">
        <w:rPr>
          <w:i/>
          <w:iCs/>
        </w:rPr>
        <w:t xml:space="preserve"> frequency</w:t>
      </w:r>
      <w:r w:rsidR="00F51A36">
        <w:t>) est en ordre du nombre d’occurrences dans la totalité du corpus.</w:t>
      </w:r>
      <w:r>
        <w:t xml:space="preserve"> DF (</w:t>
      </w:r>
      <w:r w:rsidRPr="00B26313">
        <w:rPr>
          <w:i/>
          <w:iCs/>
        </w:rPr>
        <w:t>document frequency</w:t>
      </w:r>
      <w:r>
        <w:t>) est en ordre du nombre de documents avec ce terme dans le corpus</w:t>
      </w:r>
      <w:r w:rsidR="00F51A36">
        <w:t>. Les mots grammaticaux ont été volontairement conservés dans ces premiers résultats, ce qui permet d’observer les mots très fréquents dans ce document sont aussi très fréquents dans le reste du corpus. Il y a quelques variation</w:t>
      </w:r>
      <w:r w:rsidR="00096060">
        <w:t>s,</w:t>
      </w:r>
      <w:r w:rsidR="00F51A36">
        <w:t xml:space="preserve"> difficile</w:t>
      </w:r>
      <w:r w:rsidR="00096060">
        <w:t>s</w:t>
      </w:r>
      <w:r w:rsidR="00F51A36">
        <w:t xml:space="preserve"> à interpréter pour l’instant.</w:t>
      </w:r>
    </w:p>
    <w:p w14:paraId="015C686B" w14:textId="6372155A" w:rsidR="00F51A36" w:rsidRDefault="00F51A36" w:rsidP="00F51A36">
      <w:pPr>
        <w:ind w:firstLine="708"/>
      </w:pPr>
      <w:r>
        <w:t>Remarquons ensuite que toutes les autres formules neutralisent les mots grammaticaux par différentes pondérations.</w:t>
      </w:r>
    </w:p>
    <w:p w14:paraId="29D67FE0" w14:textId="5F3506B9" w:rsidR="00DC7E6D" w:rsidRDefault="00F51A36" w:rsidP="00F51A36">
      <w:pPr>
        <w:ind w:firstLine="708"/>
      </w:pPr>
      <w:r>
        <w:t>La dernière liste</w:t>
      </w:r>
      <w:r w:rsidR="00B26313">
        <w:t>, EXTF</w:t>
      </w:r>
      <w:r>
        <w:t>,</w:t>
      </w:r>
      <w:r w:rsidR="00B26313">
        <w:t xml:space="preserve"> </w:t>
      </w:r>
      <w:r>
        <w:t>présente</w:t>
      </w:r>
      <w:r w:rsidR="00B26313">
        <w:t xml:space="preserve"> des termes exclusivement dans ce texte (donc avec </w:t>
      </w:r>
      <w:r w:rsidR="00B26313" w:rsidRPr="00B26313">
        <w:rPr>
          <w:i/>
          <w:iCs/>
        </w:rPr>
        <w:t>df</w:t>
      </w:r>
      <w:r w:rsidR="00B26313">
        <w:t xml:space="preserve">=1). </w:t>
      </w:r>
      <w:r w:rsidR="003E2742">
        <w:t>C</w:t>
      </w:r>
      <w:r w:rsidR="00380594">
        <w:t>’est la spécificité maximale</w:t>
      </w:r>
      <w:r w:rsidR="00AE164E">
        <w:t xml:space="preserve">, qui n’est pas non plus très significative (par exemple </w:t>
      </w:r>
      <w:r w:rsidR="00AE164E" w:rsidRPr="00AE164E">
        <w:rPr>
          <w:i/>
          <w:iCs/>
        </w:rPr>
        <w:t>poulpe</w:t>
      </w:r>
      <w:r w:rsidR="00AE164E">
        <w:t xml:space="preserve"> est absent parce qu’il se trouve dans 1</w:t>
      </w:r>
      <w:r w:rsidR="00EB2E9D">
        <w:t>3 autres</w:t>
      </w:r>
      <w:r w:rsidR="00AE164E">
        <w:t xml:space="preserve"> chapitres de Verne).</w:t>
      </w:r>
      <w:r>
        <w:t xml:space="preserve"> </w:t>
      </w:r>
      <w:r w:rsidR="00FF6E9E">
        <w:t>Pour être descriptif, u</w:t>
      </w:r>
      <w:r w:rsidR="002B4D2A">
        <w:t>n mot</w:t>
      </w:r>
      <w:r w:rsidR="00FF6E9E">
        <w:t>-clé</w:t>
      </w:r>
      <w:r w:rsidR="00DC7E6D">
        <w:t xml:space="preserve"> doit</w:t>
      </w:r>
      <w:r w:rsidR="002B4D2A">
        <w:t xml:space="preserve"> </w:t>
      </w:r>
      <w:r w:rsidR="00FF6E9E">
        <w:t xml:space="preserve">être </w:t>
      </w:r>
      <w:r w:rsidR="00DC7E6D">
        <w:t>« un peu »</w:t>
      </w:r>
      <w:r w:rsidR="00FF6E9E">
        <w:t xml:space="preserve"> </w:t>
      </w:r>
      <w:r w:rsidR="00DC7E6D">
        <w:t>spécifique</w:t>
      </w:r>
      <w:r w:rsidR="00FF6E9E">
        <w:t xml:space="preserve">, </w:t>
      </w:r>
      <w:r w:rsidR="00DC7E6D">
        <w:t xml:space="preserve">mais « pas trop », c’est l’équilibre </w:t>
      </w:r>
      <w:r w:rsidR="00B20CAA">
        <w:t>mathématique</w:t>
      </w:r>
      <w:r w:rsidR="00DC7E6D">
        <w:t xml:space="preserve"> que cherche une formule de spécificité</w:t>
      </w:r>
      <w:r w:rsidR="00B20CAA">
        <w:t>.</w:t>
      </w:r>
      <w:ins w:id="10" w:author="Marc Ratcliff" w:date="2026-10-07T09:56:00Z" w16du:dateUtc="2026-10-07T07:56:00Z">
        <w:r w:rsidR="000D4178">
          <w:t xml:space="preserve"> [ce que tu décris ici apparaît comme si la signification était une moyenne de moyenne</w:t>
        </w:r>
      </w:ins>
    </w:p>
    <w:p w14:paraId="11F0501B" w14:textId="53EDB34D" w:rsidR="00F51A36" w:rsidRDefault="00F51A36" w:rsidP="00FF6E9E">
      <w:pPr>
        <w:ind w:firstLine="708"/>
      </w:pPr>
      <w:r>
        <w:lastRenderedPageBreak/>
        <w:t>L</w:t>
      </w:r>
      <w:r w:rsidR="00FF6E9E">
        <w:t xml:space="preserve">e </w:t>
      </w:r>
      <w:r w:rsidRPr="00B26313">
        <w:t>χ²</w:t>
      </w:r>
      <w:r>
        <w:t>, test statistique</w:t>
      </w:r>
      <w:r w:rsidR="00FF6E9E">
        <w:t xml:space="preserve"> classique,</w:t>
      </w:r>
      <w:r>
        <w:t xml:space="preserve"> ainsi que le SimpleMaths de Kilgariff dans </w:t>
      </w:r>
      <w:r w:rsidRPr="00F51A36">
        <w:rPr>
          <w:i/>
          <w:iCs/>
        </w:rPr>
        <w:t>SketchEngine</w:t>
      </w:r>
      <w:r>
        <w:rPr>
          <w:rStyle w:val="Appelnotedebasdep"/>
          <w:i/>
          <w:iCs/>
        </w:rPr>
        <w:footnoteReference w:id="12"/>
      </w:r>
      <w:r>
        <w:t xml:space="preserve">, </w:t>
      </w:r>
      <w:r w:rsidR="00FF6E9E">
        <w:t>relève</w:t>
      </w:r>
      <w:r>
        <w:t>nt</w:t>
      </w:r>
      <w:r w:rsidR="00FF6E9E">
        <w:t xml:space="preserve"> des mots comme </w:t>
      </w:r>
      <w:r w:rsidR="00FF6E9E" w:rsidRPr="005A718F">
        <w:rPr>
          <w:i/>
          <w:iCs/>
        </w:rPr>
        <w:t>espalier</w:t>
      </w:r>
      <w:r w:rsidR="00FF6E9E">
        <w:t xml:space="preserve">, </w:t>
      </w:r>
      <w:r w:rsidR="00FF6E9E" w:rsidRPr="005A718F">
        <w:rPr>
          <w:i/>
          <w:iCs/>
        </w:rPr>
        <w:t>violacé</w:t>
      </w:r>
      <w:r w:rsidRPr="00F51A36">
        <w:t xml:space="preserve">, ou </w:t>
      </w:r>
      <w:r>
        <w:rPr>
          <w:i/>
          <w:iCs/>
        </w:rPr>
        <w:t>quenotte,</w:t>
      </w:r>
      <w:r w:rsidR="00FF6E9E">
        <w:t xml:space="preserve"> </w:t>
      </w:r>
      <w:r w:rsidR="00496357">
        <w:t xml:space="preserve">qui ne sont </w:t>
      </w:r>
      <w:r w:rsidR="00FF6E9E">
        <w:t>présents que dans ce seul chapitre</w:t>
      </w:r>
      <w:r w:rsidR="00EB2E9D">
        <w:t xml:space="preserve"> (voir</w:t>
      </w:r>
      <w:r>
        <w:t xml:space="preserve"> EXTF</w:t>
      </w:r>
      <w:r w:rsidR="00EB2E9D">
        <w:t>)</w:t>
      </w:r>
      <w:r w:rsidR="00FF6E9E">
        <w:t>.</w:t>
      </w:r>
      <w:r>
        <w:t xml:space="preserve"> </w:t>
      </w:r>
      <w:r w:rsidR="00BD6131">
        <w:t xml:space="preserve">À cette échelle, </w:t>
      </w:r>
      <w:r w:rsidRPr="00B26313">
        <w:t>χ²</w:t>
      </w:r>
      <w:r>
        <w:t xml:space="preserve"> et SimpleMaths sont</w:t>
      </w:r>
      <w:r w:rsidR="00BD6131">
        <w:t xml:space="preserve"> trop spécifique</w:t>
      </w:r>
      <w:ins w:id="11" w:author="Marc Ratcliff" w:date="2026-10-07T09:58:00Z" w16du:dateUtc="2026-10-07T07:58:00Z">
        <w:r w:rsidR="000D4178">
          <w:t>s</w:t>
        </w:r>
      </w:ins>
      <w:r w:rsidR="00BD6131">
        <w:t>.</w:t>
      </w:r>
    </w:p>
    <w:p w14:paraId="37139229" w14:textId="062C0850" w:rsidR="00DC7E6D" w:rsidRDefault="00F51A36" w:rsidP="00FF6E9E">
      <w:pPr>
        <w:ind w:firstLine="708"/>
      </w:pPr>
      <w:r>
        <w:t>Su</w:t>
      </w:r>
      <w:r w:rsidRPr="00F51A36">
        <w:t>bTF-IDF</w:t>
      </w:r>
      <w:r w:rsidR="00BD6131" w:rsidRPr="00F51A36">
        <w:t xml:space="preserve"> et </w:t>
      </w:r>
      <w:r>
        <w:t>BM</w:t>
      </w:r>
      <w:r w:rsidR="00BD6131" w:rsidRPr="00F51A36">
        <w:t>25</w:t>
      </w:r>
      <w:r w:rsidR="00BD6131">
        <w:t xml:space="preserve">, classiques des moteurs de recherche, </w:t>
      </w:r>
      <w:r w:rsidR="00AE164E">
        <w:t>ne promeuvent pas</w:t>
      </w:r>
      <w:r w:rsidR="00BD6131">
        <w:t xml:space="preserve"> les hap</w:t>
      </w:r>
      <w:del w:id="12" w:author="Marc Ratcliff" w:date="2026-10-07T09:58:00Z" w16du:dateUtc="2026-10-07T07:58:00Z">
        <w:r w:rsidR="00BD6131" w:rsidDel="000D4178">
          <w:delText>p</w:delText>
        </w:r>
      </w:del>
      <w:r w:rsidR="00BD6131">
        <w:t>ax</w:t>
      </w:r>
      <w:r w:rsidR="00AE164E">
        <w:t>,</w:t>
      </w:r>
      <w:r w:rsidR="00BD6131">
        <w:t xml:space="preserve"> mais </w:t>
      </w:r>
      <w:r>
        <w:t>plusieurs</w:t>
      </w:r>
      <w:r w:rsidR="00AE164E">
        <w:t xml:space="preserve"> mots-clés </w:t>
      </w:r>
      <w:r w:rsidR="00496357">
        <w:t>sont</w:t>
      </w:r>
      <w:r w:rsidR="00BD6131">
        <w:t xml:space="preserve"> tout de même des mots assez rares</w:t>
      </w:r>
      <w:r w:rsidR="00496357">
        <w:t>,</w:t>
      </w:r>
      <w:r w:rsidR="00BD6131">
        <w:t xml:space="preserve"> comme le nom propre </w:t>
      </w:r>
      <w:r w:rsidR="00BD6131" w:rsidRPr="005A718F">
        <w:rPr>
          <w:i/>
          <w:iCs/>
        </w:rPr>
        <w:t>Bouguer</w:t>
      </w:r>
      <w:r w:rsidR="00BD6131">
        <w:t>, présent à 7 occurrences dans tous Verne, 4 dans ce chapitre, et 3 autres</w:t>
      </w:r>
      <w:r w:rsidR="00AE164E">
        <w:t xml:space="preserve"> dans 3</w:t>
      </w:r>
      <w:r w:rsidR="00BD6131">
        <w:t xml:space="preserve"> chapitres d’autres romans.</w:t>
      </w:r>
      <w:r w:rsidR="00496357">
        <w:t xml:space="preserve"> Ces formules ont</w:t>
      </w:r>
      <w:r w:rsidR="00DC7E6D">
        <w:t xml:space="preserve"> été</w:t>
      </w:r>
      <w:r w:rsidR="00496357">
        <w:t xml:space="preserve"> réglées pour des collections </w:t>
      </w:r>
      <w:r w:rsidR="00DC7E6D">
        <w:t>de documents plus courts, plus nombreux, et</w:t>
      </w:r>
      <w:r w:rsidR="00496357">
        <w:t xml:space="preserve"> plus homogènes que des</w:t>
      </w:r>
      <w:r w:rsidR="00DC7E6D">
        <w:t xml:space="preserve"> chapitres de</w:t>
      </w:r>
      <w:r w:rsidR="00496357">
        <w:t xml:space="preserve"> romans</w:t>
      </w:r>
      <w:r w:rsidR="00DC7E6D">
        <w:t>.</w:t>
      </w:r>
    </w:p>
    <w:p w14:paraId="6EBFDB9A" w14:textId="0A38476F" w:rsidR="009D1184" w:rsidRDefault="00F51A36" w:rsidP="00FF6E9E">
      <w:pPr>
        <w:ind w:firstLine="708"/>
      </w:pPr>
      <w:r>
        <w:t xml:space="preserve">Il semble </w:t>
      </w:r>
      <w:del w:id="13" w:author="Marc Ratcliff" w:date="2026-10-07T10:00:00Z" w16du:dateUtc="2026-10-07T08:00:00Z">
        <w:r w:rsidDel="000D4178">
          <w:delText xml:space="preserve">pour l’instant </w:delText>
        </w:r>
      </w:del>
      <w:r>
        <w:t>que</w:t>
      </w:r>
      <w:r w:rsidR="00DC0EB8">
        <w:t xml:space="preserve"> l’antique TF-IDF,</w:t>
      </w:r>
      <w:r>
        <w:t xml:space="preserve"> l</w:t>
      </w:r>
      <w:r w:rsidR="00283B86">
        <w:t>’espérance log</w:t>
      </w:r>
      <w:r>
        <w:t xml:space="preserve"> ou test du</w:t>
      </w:r>
      <w:r w:rsidR="00283B86" w:rsidRPr="00F51A36">
        <w:t xml:space="preserve"> </w:t>
      </w:r>
      <w:r w:rsidR="00F842E1" w:rsidRPr="00F51A36">
        <w:t>G</w:t>
      </w:r>
      <w:r w:rsidRPr="00462E6C">
        <w:t>²</w:t>
      </w:r>
      <w:r>
        <w:t>, ainsi que le</w:t>
      </w:r>
      <w:r w:rsidR="00DC7E6D">
        <w:t xml:space="preserve"> test</w:t>
      </w:r>
      <w:r w:rsidR="00283B86">
        <w:t xml:space="preserve"> </w:t>
      </w:r>
      <w:r>
        <w:t xml:space="preserve">factoriel ou </w:t>
      </w:r>
      <w:r w:rsidR="00283B86">
        <w:t xml:space="preserve">hypergéométrique de </w:t>
      </w:r>
      <w:r w:rsidR="00F842E1">
        <w:rPr>
          <w:i/>
          <w:iCs/>
        </w:rPr>
        <w:t>Fisher</w:t>
      </w:r>
      <w:r>
        <w:t>, tel qu’implémenté par le logiciel TXM, donne pour l’instant la liste la mieux pondérée pour l</w:t>
      </w:r>
      <w:r w:rsidR="00DC0EB8">
        <w:t>a sémantique</w:t>
      </w:r>
      <w:r w:rsidR="00DC7E6D">
        <w:t>.</w:t>
      </w:r>
    </w:p>
    <w:p w14:paraId="5AB3AD15" w14:textId="1EE82C78" w:rsidR="00B20CAA" w:rsidRDefault="00F51A36" w:rsidP="00FF6E9E">
      <w:pPr>
        <w:ind w:firstLine="708"/>
      </w:pPr>
      <w:r>
        <w:t xml:space="preserve">Notons </w:t>
      </w:r>
      <w:r w:rsidR="00035591">
        <w:t>aussi</w:t>
      </w:r>
      <w:r w:rsidR="00DC0EB8">
        <w:t xml:space="preserve"> </w:t>
      </w:r>
      <w:r>
        <w:t>que l</w:t>
      </w:r>
      <w:r w:rsidR="00DC0EB8">
        <w:t xml:space="preserve">a formule de TXM prend 30 fois plus de temps à calculer qu’un </w:t>
      </w:r>
      <w:r w:rsidR="00DC0EB8" w:rsidRPr="00F51A36">
        <w:t>G</w:t>
      </w:r>
      <w:r w:rsidR="00DC0EB8" w:rsidRPr="00462E6C">
        <w:t>²</w:t>
      </w:r>
      <w:r w:rsidR="00DC0EB8">
        <w:t>, et 70 fois plus qu’un TF-IDF</w:t>
      </w:r>
      <w:r w:rsidR="009D1184">
        <w:t xml:space="preserve">. </w:t>
      </w:r>
      <w:commentRangeStart w:id="14"/>
      <w:r w:rsidR="009D1184">
        <w:t xml:space="preserve">Il </w:t>
      </w:r>
      <w:del w:id="15" w:author="Marc Ratcliff" w:date="2026-10-07T10:00:00Z" w16du:dateUtc="2026-10-07T08:00:00Z">
        <w:r w:rsidR="009D1184" w:rsidDel="000D4178">
          <w:delText xml:space="preserve">faut </w:delText>
        </w:r>
      </w:del>
      <w:ins w:id="16" w:author="Marc Ratcliff" w:date="2026-10-07T10:00:00Z" w16du:dateUtc="2026-10-07T08:00:00Z">
        <w:r w:rsidR="000D4178">
          <w:t>est donc nécessaire</w:t>
        </w:r>
        <w:r w:rsidR="000D4178">
          <w:t xml:space="preserve"> </w:t>
        </w:r>
      </w:ins>
      <w:r w:rsidR="009D1184">
        <w:t xml:space="preserve">que des expériences prouvent l’intérêt sémantique de </w:t>
      </w:r>
      <w:r w:rsidR="00DC0EB8">
        <w:t>cette dépense d’énergie</w:t>
      </w:r>
      <w:r w:rsidR="009D1184">
        <w:t xml:space="preserve"> </w:t>
      </w:r>
      <w:r w:rsidR="00096060">
        <w:t>(ou de matériel</w:t>
      </w:r>
      <w:r w:rsidR="009D1184">
        <w:t xml:space="preserve"> informatique</w:t>
      </w:r>
      <w:r w:rsidR="00096060">
        <w:t>)</w:t>
      </w:r>
      <w:r w:rsidR="00DC0EB8">
        <w:t>.</w:t>
      </w:r>
      <w:r w:rsidR="009D1184">
        <w:t xml:space="preserve"> La sobriété algorithmique n’est pas </w:t>
      </w:r>
      <w:r w:rsidR="0094655C">
        <w:t>seulement</w:t>
      </w:r>
      <w:r w:rsidR="009D1184">
        <w:t xml:space="preserve"> une </w:t>
      </w:r>
      <w:ins w:id="17" w:author="Marc Ratcliff" w:date="2026-10-07T10:01:00Z" w16du:dateUtc="2026-10-07T08:01:00Z">
        <w:r w:rsidR="000D4178">
          <w:t xml:space="preserve">affaire de </w:t>
        </w:r>
      </w:ins>
      <w:r w:rsidR="009D1184">
        <w:t xml:space="preserve">conscience écologique, </w:t>
      </w:r>
      <w:del w:id="18" w:author="Marc Ratcliff" w:date="2026-10-07T10:01:00Z" w16du:dateUtc="2026-10-07T08:01:00Z">
        <w:r w:rsidR="004D5723" w:rsidDel="000D4178">
          <w:delText xml:space="preserve">c’est </w:delText>
        </w:r>
      </w:del>
      <w:ins w:id="19" w:author="Marc Ratcliff" w:date="2026-10-07T10:01:00Z" w16du:dateUtc="2026-10-07T08:01:00Z">
        <w:r w:rsidR="000D4178">
          <w:t xml:space="preserve">elle concerne </w:t>
        </w:r>
      </w:ins>
      <w:r w:rsidR="004D5723">
        <w:t xml:space="preserve">aussi </w:t>
      </w:r>
      <w:r w:rsidR="00035591">
        <w:t>la rapidité</w:t>
      </w:r>
      <w:r w:rsidR="004D5723">
        <w:t xml:space="preserve"> </w:t>
      </w:r>
      <w:r w:rsidR="00035591">
        <w:t>d</w:t>
      </w:r>
      <w:r w:rsidR="004D5723">
        <w:t xml:space="preserve">es interfaces, et </w:t>
      </w:r>
      <w:ins w:id="20" w:author="Marc Ratcliff" w:date="2026-10-07T10:01:00Z" w16du:dateUtc="2026-10-07T08:01:00Z">
        <w:r w:rsidR="000D4178">
          <w:t xml:space="preserve">mobilise </w:t>
        </w:r>
      </w:ins>
      <w:commentRangeEnd w:id="14"/>
      <w:r w:rsidR="000D4178">
        <w:rPr>
          <w:rStyle w:val="Marquedecommentaire"/>
          <w:sz w:val="24"/>
          <w:szCs w:val="22"/>
        </w:rPr>
        <w:commentReference w:id="14"/>
      </w:r>
      <w:r w:rsidR="004D5723">
        <w:t>donc</w:t>
      </w:r>
      <w:r w:rsidR="00035591">
        <w:t xml:space="preserve"> plus de recherche, moins d’agacement et de découragement</w:t>
      </w:r>
      <w:r w:rsidR="004D5723">
        <w:t>.</w:t>
      </w:r>
      <w:r w:rsidR="00035591">
        <w:t xml:space="preserve"> La vitesse n’est pas une variable scientifiquement négligeable.</w:t>
      </w:r>
    </w:p>
    <w:p w14:paraId="26C8F126" w14:textId="277AA58A" w:rsidR="00DC7E6D" w:rsidRDefault="001E55CC" w:rsidP="001E55CC">
      <w:pPr>
        <w:pStyle w:val="Titre1"/>
      </w:pPr>
      <w:r>
        <w:t xml:space="preserve">§3. </w:t>
      </w:r>
      <w:r w:rsidR="00FF65DC">
        <w:t xml:space="preserve">Suffit-il de supprimer les indésirables pour </w:t>
      </w:r>
      <w:r w:rsidR="00A3513D">
        <w:t>trouver</w:t>
      </w:r>
      <w:r w:rsidR="00FF65DC">
        <w:t xml:space="preserve"> c</w:t>
      </w:r>
      <w:r w:rsidR="002F66F8">
        <w:t>e</w:t>
      </w:r>
      <w:r w:rsidR="00FF65DC">
        <w:t xml:space="preserve"> que l’on désire ?</w:t>
      </w:r>
    </w:p>
    <w:p w14:paraId="24F0C81B" w14:textId="741377D0" w:rsidR="00DC7E6D" w:rsidRDefault="00DC7E6D" w:rsidP="00DC7E6D">
      <w:pPr>
        <w:ind w:firstLine="0"/>
      </w:pPr>
      <w:r>
        <w:t xml:space="preserve">Ces mots-clés </w:t>
      </w:r>
      <w:r w:rsidR="00C25F90">
        <w:t>restent</w:t>
      </w:r>
      <w:r>
        <w:t xml:space="preserve"> </w:t>
      </w:r>
      <w:r w:rsidR="00C25F90">
        <w:t>cependant</w:t>
      </w:r>
      <w:r>
        <w:t xml:space="preserve"> très insatisfaisants.</w:t>
      </w:r>
    </w:p>
    <w:p w14:paraId="04CB03B5" w14:textId="79D4869D" w:rsidR="007D5F2B" w:rsidRDefault="005A718F" w:rsidP="00DC7E6D">
      <w:pPr>
        <w:ind w:firstLine="708"/>
      </w:pPr>
      <w:r>
        <w:t xml:space="preserve">Les noms </w:t>
      </w:r>
      <w:r w:rsidR="00BD6131">
        <w:t>de personnes</w:t>
      </w:r>
      <w:r>
        <w:t xml:space="preserve"> n</w:t>
      </w:r>
      <w:r w:rsidR="00DC7E6D">
        <w:t>’ont</w:t>
      </w:r>
      <w:r w:rsidR="00C21D4B">
        <w:t xml:space="preserve"> pas</w:t>
      </w:r>
      <w:r w:rsidR="00DC7E6D">
        <w:t xml:space="preserve"> été</w:t>
      </w:r>
      <w:r w:rsidR="00C21D4B">
        <w:t xml:space="preserve"> traités spécialement</w:t>
      </w:r>
      <w:r>
        <w:t>, si</w:t>
      </w:r>
      <w:r w:rsidR="00C21D4B">
        <w:t xml:space="preserve"> bien </w:t>
      </w:r>
      <w:r w:rsidR="007B6101">
        <w:t xml:space="preserve">que le harponneur </w:t>
      </w:r>
      <w:r w:rsidRPr="007D5F2B">
        <w:rPr>
          <w:i/>
          <w:iCs/>
        </w:rPr>
        <w:t>Ned Land</w:t>
      </w:r>
      <w:r>
        <w:t xml:space="preserve"> se trouve tristement divisé</w:t>
      </w:r>
      <w:r w:rsidR="00DC7E6D">
        <w:t xml:space="preserve">. </w:t>
      </w:r>
      <w:ins w:id="21" w:author="Marc Ratcliff" w:date="2026-10-07T10:02:00Z" w16du:dateUtc="2026-10-07T08:02:00Z">
        <w:r w:rsidR="000D4178">
          <w:t>Ceci montre que, pour obtenir des résultats plus propres, l</w:t>
        </w:r>
      </w:ins>
      <w:del w:id="22" w:author="Marc Ratcliff" w:date="2026-10-07T10:02:00Z" w16du:dateUtc="2026-10-07T08:02:00Z">
        <w:r w:rsidR="00DC7E6D" w:rsidDel="000D4178">
          <w:delText>L</w:delText>
        </w:r>
      </w:del>
      <w:r w:rsidR="00DC7E6D">
        <w:t xml:space="preserve">es index de noms propres sont à traiter séparément. </w:t>
      </w:r>
      <w:r w:rsidR="00FF65DC">
        <w:t>Il</w:t>
      </w:r>
      <w:r w:rsidR="00F206F1">
        <w:t>s</w:t>
      </w:r>
      <w:r w:rsidR="00FF65DC">
        <w:t xml:space="preserve"> seront</w:t>
      </w:r>
      <w:r w:rsidR="00DC7E6D">
        <w:t xml:space="preserve"> exclu</w:t>
      </w:r>
      <w:r w:rsidR="00FF65DC">
        <w:t>s</w:t>
      </w:r>
      <w:r w:rsidR="00DC7E6D">
        <w:t xml:space="preserve"> ici, car d</w:t>
      </w:r>
      <w:r w:rsidR="00496357">
        <w:t>ans</w:t>
      </w:r>
      <w:r w:rsidR="000F0E7A">
        <w:t xml:space="preserve"> un </w:t>
      </w:r>
      <w:r w:rsidR="00496357">
        <w:t>récit</w:t>
      </w:r>
      <w:r w:rsidR="00BD6131">
        <w:t xml:space="preserve">, </w:t>
      </w:r>
      <w:r w:rsidR="006F6947">
        <w:t>le</w:t>
      </w:r>
      <w:r w:rsidR="007B6101">
        <w:t xml:space="preserve"> c</w:t>
      </w:r>
      <w:r w:rsidR="00DF6F3B">
        <w:t>roise</w:t>
      </w:r>
      <w:r w:rsidR="006F6947">
        <w:t>ment statistique</w:t>
      </w:r>
      <w:r w:rsidR="00496357">
        <w:t xml:space="preserve"> de</w:t>
      </w:r>
      <w:r w:rsidR="003A3334">
        <w:t>s</w:t>
      </w:r>
      <w:r w:rsidR="00496357">
        <w:t xml:space="preserve"> noms</w:t>
      </w:r>
      <w:r w:rsidR="003A3334">
        <w:t xml:space="preserve"> de lieux et de personnes amène un indice de rapprochement très fort entre les chapitres d’un même roman, ce qui rend l’expérience sémantique beaucoup moins intéressante.</w:t>
      </w:r>
    </w:p>
    <w:p w14:paraId="301E876F" w14:textId="2B9273C7" w:rsidR="00C25F90" w:rsidDel="000D4178" w:rsidRDefault="000D4178" w:rsidP="00DC7E6D">
      <w:pPr>
        <w:ind w:firstLine="708"/>
        <w:rPr>
          <w:del w:id="23" w:author="Marc Ratcliff" w:date="2026-10-07T10:04:00Z" w16du:dateUtc="2026-10-07T08:04:00Z"/>
        </w:rPr>
      </w:pPr>
      <w:ins w:id="24" w:author="Marc Ratcliff" w:date="2026-10-07T10:06:00Z" w16du:dateUtc="2026-10-07T08:06:00Z">
        <w:r>
          <w:t xml:space="preserve">Parmi les traitements </w:t>
        </w:r>
      </w:ins>
      <w:ins w:id="25" w:author="Marc Ratcliff" w:date="2026-10-07T10:08:00Z" w16du:dateUtc="2026-10-07T08:08:00Z">
        <w:r>
          <w:t xml:space="preserve">à effectuer </w:t>
        </w:r>
      </w:ins>
      <w:ins w:id="26" w:author="Marc Ratcliff" w:date="2026-10-07T10:06:00Z" w16du:dateUtc="2026-10-07T08:06:00Z">
        <w:r>
          <w:t xml:space="preserve">en amont du corpus, </w:t>
        </w:r>
      </w:ins>
      <w:del w:id="27" w:author="Marc Ratcliff" w:date="2026-10-07T10:06:00Z" w16du:dateUtc="2026-10-07T08:06:00Z">
        <w:r w:rsidR="00C25F90" w:rsidDel="000D4178">
          <w:delText>U</w:delText>
        </w:r>
      </w:del>
      <w:ins w:id="28" w:author="Marc Ratcliff" w:date="2026-10-07T10:07:00Z" w16du:dateUtc="2026-10-07T08:07:00Z">
        <w:r>
          <w:t>u</w:t>
        </w:r>
      </w:ins>
      <w:r w:rsidR="00C25F90">
        <w:t xml:space="preserve">n traitement soigneux des majuscules permet aussi de ne pas compter </w:t>
      </w:r>
      <w:r w:rsidR="00C25F90" w:rsidRPr="00542CB2">
        <w:rPr>
          <w:i/>
          <w:iCs/>
        </w:rPr>
        <w:t xml:space="preserve">le </w:t>
      </w:r>
      <w:r w:rsidR="00C25F90" w:rsidRPr="007B6101">
        <w:rPr>
          <w:i/>
          <w:iCs/>
        </w:rPr>
        <w:t>Canadien</w:t>
      </w:r>
      <w:r w:rsidR="00C25F90">
        <w:t xml:space="preserve"> (surnom de </w:t>
      </w:r>
      <w:r w:rsidR="00C25F90" w:rsidRPr="00C25F90">
        <w:rPr>
          <w:i/>
          <w:iCs/>
        </w:rPr>
        <w:t>Ned Land</w:t>
      </w:r>
      <w:r w:rsidR="00C25F90">
        <w:t xml:space="preserve">) et </w:t>
      </w:r>
      <w:r w:rsidR="00C25F90" w:rsidRPr="007B6101">
        <w:rPr>
          <w:i/>
          <w:iCs/>
        </w:rPr>
        <w:t>Conseil</w:t>
      </w:r>
      <w:r w:rsidR="00C25F90">
        <w:t>, le valet du narrateur (</w:t>
      </w:r>
      <w:r w:rsidR="00C25F90" w:rsidRPr="007B6101">
        <w:t>Pierre Aronnax</w:t>
      </w:r>
      <w:r w:rsidR="00C25F90">
        <w:t>)</w:t>
      </w:r>
      <w:ins w:id="29" w:author="Marc Ratcliff" w:date="2026-10-07T10:02:00Z" w16du:dateUtc="2026-10-07T08:02:00Z">
        <w:r>
          <w:t>,</w:t>
        </w:r>
      </w:ins>
      <w:del w:id="30" w:author="Marc Ratcliff" w:date="2026-10-07T10:02:00Z" w16du:dateUtc="2026-10-07T08:02:00Z">
        <w:r w:rsidR="00C25F90" w:rsidDel="000D4178">
          <w:delText> ;</w:delText>
        </w:r>
      </w:del>
      <w:r w:rsidR="00C25F90">
        <w:t xml:space="preserve"> comme des mots </w:t>
      </w:r>
      <w:r w:rsidR="00CE727A">
        <w:t xml:space="preserve">du </w:t>
      </w:r>
      <w:r w:rsidR="00C25F90">
        <w:t>th</w:t>
      </w:r>
      <w:r w:rsidR="00CE727A">
        <w:t>è</w:t>
      </w:r>
      <w:r w:rsidR="00C25F90">
        <w:t>m</w:t>
      </w:r>
      <w:r w:rsidR="00CE727A">
        <w:t>e</w:t>
      </w:r>
      <w:r w:rsidR="00C25F90">
        <w:t>.</w:t>
      </w:r>
      <w:ins w:id="31" w:author="Marc Ratcliff" w:date="2026-10-07T10:04:00Z" w16du:dateUtc="2026-10-07T08:04:00Z">
        <w:r>
          <w:t xml:space="preserve"> </w:t>
        </w:r>
      </w:ins>
      <w:commentRangeStart w:id="32"/>
      <w:ins w:id="33" w:author="Marc Ratcliff" w:date="2026-10-07T10:05:00Z" w16du:dateUtc="2026-10-07T08:05:00Z">
        <w:r>
          <w:t>En conséquence,</w:t>
        </w:r>
      </w:ins>
    </w:p>
    <w:p w14:paraId="6F371C8E" w14:textId="29598CC0" w:rsidR="00116399" w:rsidRDefault="00283B86" w:rsidP="000D4178">
      <w:pPr>
        <w:ind w:firstLine="0"/>
        <w:pPrChange w:id="34" w:author="Marc Ratcliff" w:date="2026-10-07T10:05:00Z" w16du:dateUtc="2026-10-07T08:05:00Z">
          <w:pPr>
            <w:ind w:firstLine="708"/>
          </w:pPr>
        </w:pPrChange>
      </w:pPr>
      <w:del w:id="35" w:author="Marc Ratcliff" w:date="2026-10-07T10:04:00Z" w16du:dateUtc="2026-10-07T08:04:00Z">
        <w:r w:rsidDel="000D4178">
          <w:delText>L</w:delText>
        </w:r>
      </w:del>
      <w:r>
        <w:t xml:space="preserve">es résultats qui suivent </w:t>
      </w:r>
      <w:r w:rsidR="00DF6F3B">
        <w:t>supprimeront</w:t>
      </w:r>
      <w:r>
        <w:t xml:space="preserve"> désormais les mots </w:t>
      </w:r>
      <w:commentRangeEnd w:id="32"/>
      <w:r w:rsidR="000D4178">
        <w:rPr>
          <w:rStyle w:val="Marquedecommentaire"/>
          <w:sz w:val="24"/>
          <w:szCs w:val="22"/>
        </w:rPr>
        <w:commentReference w:id="32"/>
      </w:r>
      <w:r>
        <w:t>grammaticaux et les noms propres</w:t>
      </w:r>
      <w:r w:rsidR="006F6947">
        <w:t>.</w:t>
      </w:r>
    </w:p>
    <w:p w14:paraId="374CC48D" w14:textId="77777777" w:rsidR="00283B86" w:rsidRDefault="00283B86" w:rsidP="00116399">
      <w:pPr>
        <w:ind w:firstLine="708"/>
      </w:pPr>
    </w:p>
    <w:p w14:paraId="66594FB1" w14:textId="77777777" w:rsidR="0094655C" w:rsidRDefault="0094655C" w:rsidP="0094655C">
      <w:pPr>
        <w:ind w:firstLine="0"/>
      </w:pPr>
      <w:r>
        <w:t xml:space="preserve">DF : </w:t>
      </w:r>
      <w:r w:rsidRPr="00DC0EB8">
        <w:t>dire, prendre, venir, savoir, répondre, trouver, donner, passer, homme, demander</w:t>
      </w:r>
    </w:p>
    <w:p w14:paraId="44B640AE" w14:textId="5F5D1387" w:rsidR="00DC0EB8" w:rsidRDefault="00DC0EB8" w:rsidP="00283B86">
      <w:pPr>
        <w:ind w:firstLine="0"/>
      </w:pPr>
      <w:r>
        <w:t xml:space="preserve">CF : </w:t>
      </w:r>
      <w:r w:rsidRPr="00DC0EB8">
        <w:t>dire, répondre, venir, prendre, capitaine, savoir, homme, mer, île, demander</w:t>
      </w:r>
    </w:p>
    <w:p w14:paraId="22E4E1C9" w14:textId="77777777" w:rsidR="0094655C" w:rsidRDefault="0094655C" w:rsidP="0094655C">
      <w:pPr>
        <w:ind w:firstLine="0"/>
      </w:pPr>
      <w:r w:rsidRPr="00475730">
        <w:t>TF</w:t>
      </w:r>
      <w:r>
        <w:t> </w:t>
      </w:r>
      <w:r w:rsidRPr="00475730">
        <w:t>:</w:t>
      </w:r>
      <w:r>
        <w:t xml:space="preserve"> </w:t>
      </w:r>
      <w:r w:rsidRPr="006F6947">
        <w:rPr>
          <w:b/>
          <w:bCs/>
        </w:rPr>
        <w:t>poulpe</w:t>
      </w:r>
      <w:r w:rsidRPr="006F6947">
        <w:t xml:space="preserve">, capitaine, dire, </w:t>
      </w:r>
      <w:r w:rsidRPr="006F6947">
        <w:rPr>
          <w:b/>
          <w:bCs/>
        </w:rPr>
        <w:t>monstre</w:t>
      </w:r>
      <w:r w:rsidRPr="006F6947">
        <w:t xml:space="preserve">, </w:t>
      </w:r>
      <w:r w:rsidRPr="006F6947">
        <w:rPr>
          <w:b/>
          <w:bCs/>
        </w:rPr>
        <w:t>calmar</w:t>
      </w:r>
      <w:r w:rsidRPr="006F6947">
        <w:t>, répondre, animal, mètre, œil, mer, demander</w:t>
      </w:r>
      <w:r>
        <w:t>…</w:t>
      </w:r>
    </w:p>
    <w:p w14:paraId="55CFA4D0" w14:textId="24EA8F33" w:rsidR="00DC0EB8" w:rsidRDefault="00DC0EB8" w:rsidP="00DC0EB8">
      <w:pPr>
        <w:ind w:firstLine="0"/>
      </w:pPr>
      <w:r>
        <w:t>TF-IDF</w:t>
      </w:r>
      <w:r w:rsidRPr="00DC0EB8">
        <w:t> :</w:t>
      </w:r>
      <w:r>
        <w:t xml:space="preserve"> </w:t>
      </w:r>
      <w:r w:rsidRPr="00743E5F">
        <w:rPr>
          <w:b/>
          <w:bCs/>
        </w:rPr>
        <w:t>poulpe</w:t>
      </w:r>
      <w:r w:rsidRPr="00743E5F">
        <w:t xml:space="preserve">, </w:t>
      </w:r>
      <w:r w:rsidRPr="00743E5F">
        <w:rPr>
          <w:b/>
          <w:bCs/>
        </w:rPr>
        <w:t>calmar</w:t>
      </w:r>
      <w:r w:rsidRPr="00743E5F">
        <w:t xml:space="preserve">, </w:t>
      </w:r>
      <w:r w:rsidRPr="00743E5F">
        <w:rPr>
          <w:b/>
          <w:bCs/>
        </w:rPr>
        <w:t>monstre</w:t>
      </w:r>
      <w:r w:rsidRPr="00743E5F">
        <w:t>, tentacule, céphalopode, ventouse, harpon, bec, vitre, nageoire</w:t>
      </w:r>
      <w:r>
        <w:t>…</w:t>
      </w:r>
    </w:p>
    <w:p w14:paraId="21647FE5" w14:textId="5A914085" w:rsidR="008959FF" w:rsidRDefault="00DC0EB8" w:rsidP="00283B86">
      <w:pPr>
        <w:ind w:firstLine="0"/>
      </w:pPr>
      <w:r w:rsidRPr="00462E6C">
        <w:t>G²</w:t>
      </w:r>
      <w:r w:rsidR="008959FF">
        <w:t xml:space="preserve"> : </w:t>
      </w:r>
      <w:r w:rsidR="007B6101" w:rsidRPr="006F6947">
        <w:rPr>
          <w:b/>
          <w:bCs/>
        </w:rPr>
        <w:t>poulpe</w:t>
      </w:r>
      <w:r w:rsidR="007B6101" w:rsidRPr="007B6101">
        <w:t xml:space="preserve">, </w:t>
      </w:r>
      <w:r w:rsidR="007B6101" w:rsidRPr="006F6947">
        <w:rPr>
          <w:b/>
          <w:bCs/>
        </w:rPr>
        <w:t>calmar</w:t>
      </w:r>
      <w:r w:rsidR="007B6101" w:rsidRPr="007B6101">
        <w:t xml:space="preserve">, </w:t>
      </w:r>
      <w:r w:rsidR="007B6101" w:rsidRPr="006F6947">
        <w:rPr>
          <w:b/>
          <w:bCs/>
        </w:rPr>
        <w:t>monstre</w:t>
      </w:r>
      <w:r w:rsidR="007B6101" w:rsidRPr="007B6101">
        <w:t>, tentacule, céphalopode, bec, ventouse, vitre, harpon, hache</w:t>
      </w:r>
      <w:r w:rsidR="008959FF">
        <w:t>…</w:t>
      </w:r>
    </w:p>
    <w:p w14:paraId="52A64951" w14:textId="74EEC48D" w:rsidR="008959FF" w:rsidRDefault="00475730" w:rsidP="00283B86">
      <w:pPr>
        <w:ind w:firstLine="0"/>
      </w:pPr>
      <w:r w:rsidRPr="00475730">
        <w:t>TXM</w:t>
      </w:r>
      <w:r w:rsidR="008959FF" w:rsidRPr="00475730">
        <w:t> </w:t>
      </w:r>
      <w:r w:rsidR="008959FF">
        <w:t>:</w:t>
      </w:r>
      <w:r>
        <w:t xml:space="preserve"> </w:t>
      </w:r>
      <w:r w:rsidRPr="00DC0EB8">
        <w:rPr>
          <w:b/>
          <w:bCs/>
        </w:rPr>
        <w:t>poulpe</w:t>
      </w:r>
      <w:r w:rsidRPr="00475730">
        <w:t xml:space="preserve">, </w:t>
      </w:r>
      <w:r w:rsidRPr="00DC0EB8">
        <w:rPr>
          <w:b/>
          <w:bCs/>
        </w:rPr>
        <w:t>calmar</w:t>
      </w:r>
      <w:r w:rsidRPr="00475730">
        <w:t>,</w:t>
      </w:r>
      <w:r w:rsidRPr="00DC0EB8">
        <w:rPr>
          <w:b/>
          <w:bCs/>
        </w:rPr>
        <w:t xml:space="preserve"> monstre</w:t>
      </w:r>
      <w:r w:rsidRPr="00475730">
        <w:t>, tentacule, céphalopode, bec, ventouse, vitre, harpon, hache</w:t>
      </w:r>
      <w:r w:rsidR="008959FF">
        <w:t>…</w:t>
      </w:r>
    </w:p>
    <w:p w14:paraId="42BCC22F" w14:textId="58E07ACD" w:rsidR="006B11F5" w:rsidRPr="00DC0EB8" w:rsidRDefault="00DC0EB8" w:rsidP="00283B86">
      <w:pPr>
        <w:ind w:firstLine="0"/>
      </w:pPr>
      <w:r>
        <w:t>S</w:t>
      </w:r>
      <w:r w:rsidR="006B11F5" w:rsidRPr="00DC0EB8">
        <w:t>imple</w:t>
      </w:r>
      <w:r>
        <w:t>M</w:t>
      </w:r>
      <w:r w:rsidR="006B11F5" w:rsidRPr="00DC0EB8">
        <w:t>aths </w:t>
      </w:r>
      <w:r w:rsidR="006B11F5">
        <w:t xml:space="preserve">: </w:t>
      </w:r>
      <w:r w:rsidR="006B11F5" w:rsidRPr="006B11F5">
        <w:rPr>
          <w:b/>
          <w:bCs/>
        </w:rPr>
        <w:t>poulpe</w:t>
      </w:r>
      <w:r w:rsidR="006B11F5" w:rsidRPr="006B11F5">
        <w:t xml:space="preserve">, </w:t>
      </w:r>
      <w:r w:rsidR="006B11F5" w:rsidRPr="006B11F5">
        <w:rPr>
          <w:b/>
          <w:bCs/>
        </w:rPr>
        <w:t>calmar</w:t>
      </w:r>
      <w:r w:rsidR="006B11F5" w:rsidRPr="006B11F5">
        <w:t xml:space="preserve">, </w:t>
      </w:r>
      <w:r w:rsidR="006B11F5" w:rsidRPr="006B11F5">
        <w:rPr>
          <w:b/>
          <w:bCs/>
        </w:rPr>
        <w:t>monstre</w:t>
      </w:r>
      <w:r w:rsidR="006B11F5" w:rsidRPr="006B11F5">
        <w:t>, tentacule, bec, vitre, hache, harpon, céphalopode, nageoire</w:t>
      </w:r>
      <w:r w:rsidR="006B11F5">
        <w:t>…</w:t>
      </w:r>
    </w:p>
    <w:p w14:paraId="100A1692" w14:textId="1E184FA3" w:rsidR="006B11F5" w:rsidRDefault="00DC0EB8" w:rsidP="00283B86">
      <w:pPr>
        <w:ind w:firstLine="0"/>
      </w:pPr>
      <w:r>
        <w:lastRenderedPageBreak/>
        <w:t>BM</w:t>
      </w:r>
      <w:r w:rsidR="006B11F5" w:rsidRPr="00DC0EB8">
        <w:t>25(k=100, b=1) </w:t>
      </w:r>
      <w:r w:rsidR="006B11F5">
        <w:t xml:space="preserve">: </w:t>
      </w:r>
      <w:r w:rsidR="006B11F5" w:rsidRPr="006B11F5">
        <w:rPr>
          <w:b/>
          <w:bCs/>
        </w:rPr>
        <w:t>poulpe</w:t>
      </w:r>
      <w:r w:rsidR="006B11F5" w:rsidRPr="006B11F5">
        <w:t xml:space="preserve">, </w:t>
      </w:r>
      <w:r w:rsidR="006B11F5" w:rsidRPr="006B11F5">
        <w:rPr>
          <w:b/>
          <w:bCs/>
        </w:rPr>
        <w:t>calmar</w:t>
      </w:r>
      <w:r w:rsidR="006B11F5" w:rsidRPr="006B11F5">
        <w:t xml:space="preserve">, tentacule, </w:t>
      </w:r>
      <w:r w:rsidR="006B11F5" w:rsidRPr="006B11F5">
        <w:rPr>
          <w:b/>
          <w:bCs/>
        </w:rPr>
        <w:t>monstre</w:t>
      </w:r>
      <w:r w:rsidR="006B11F5" w:rsidRPr="006B11F5">
        <w:t>, céphalopode, ventouse, harpon, bec, vitre, nageoire</w:t>
      </w:r>
      <w:r w:rsidR="006B11F5">
        <w:t>…</w:t>
      </w:r>
    </w:p>
    <w:p w14:paraId="25AA0BDC" w14:textId="3CC9A592" w:rsidR="008959FF" w:rsidRDefault="00DC0EB8" w:rsidP="00283B86">
      <w:pPr>
        <w:ind w:firstLine="0"/>
      </w:pPr>
      <w:r w:rsidRPr="00462E6C">
        <w:t>subTF-IDF</w:t>
      </w:r>
      <w:r>
        <w:t> </w:t>
      </w:r>
      <w:r w:rsidR="008959FF">
        <w:t xml:space="preserve">: </w:t>
      </w:r>
      <w:r w:rsidR="007B6101" w:rsidRPr="006F6947">
        <w:rPr>
          <w:b/>
          <w:bCs/>
        </w:rPr>
        <w:t>poulpe</w:t>
      </w:r>
      <w:r w:rsidR="007B6101" w:rsidRPr="007B6101">
        <w:t xml:space="preserve">, </w:t>
      </w:r>
      <w:r w:rsidR="007B6101" w:rsidRPr="006F6947">
        <w:rPr>
          <w:b/>
          <w:bCs/>
        </w:rPr>
        <w:t>calmar</w:t>
      </w:r>
      <w:r w:rsidR="007B6101" w:rsidRPr="007B6101">
        <w:t xml:space="preserve">, tentacule, ventouse, céphalopode, charnu, harpon, mandibule, nageoire, </w:t>
      </w:r>
      <w:r w:rsidR="007B6101" w:rsidRPr="006F6947">
        <w:rPr>
          <w:b/>
          <w:bCs/>
        </w:rPr>
        <w:t>monstre</w:t>
      </w:r>
      <w:r w:rsidR="008959FF">
        <w:t>…</w:t>
      </w:r>
    </w:p>
    <w:p w14:paraId="626662BE" w14:textId="34CFB089" w:rsidR="006F6947" w:rsidRDefault="00DC0EB8" w:rsidP="006F6947">
      <w:pPr>
        <w:ind w:firstLine="0"/>
      </w:pPr>
      <w:r>
        <w:t>BM</w:t>
      </w:r>
      <w:r w:rsidR="006F6947">
        <w:t xml:space="preserve">25 : </w:t>
      </w:r>
      <w:r w:rsidR="006F6947" w:rsidRPr="006F6947">
        <w:rPr>
          <w:b/>
          <w:bCs/>
        </w:rPr>
        <w:t>calmar</w:t>
      </w:r>
      <w:r w:rsidR="006F6947" w:rsidRPr="007B6101">
        <w:t xml:space="preserve">, </w:t>
      </w:r>
      <w:r w:rsidR="006F6947" w:rsidRPr="006F6947">
        <w:rPr>
          <w:b/>
          <w:bCs/>
        </w:rPr>
        <w:t>poulpe</w:t>
      </w:r>
      <w:r w:rsidR="006F6947" w:rsidRPr="007B6101">
        <w:t>, ventouse, céphalopode, tentacule, mandibule, charnu, harpon, glauque, évêque</w:t>
      </w:r>
      <w:r w:rsidR="006F6947">
        <w:t>…</w:t>
      </w:r>
    </w:p>
    <w:p w14:paraId="04F2A2B8" w14:textId="11EBED31" w:rsidR="008959FF" w:rsidRDefault="00DC0EB8" w:rsidP="00283B86">
      <w:pPr>
        <w:ind w:firstLine="0"/>
      </w:pPr>
      <w:r w:rsidRPr="00B26313">
        <w:t>χ²</w:t>
      </w:r>
      <w:r>
        <w:t> </w:t>
      </w:r>
      <w:r w:rsidR="008959FF">
        <w:t xml:space="preserve">: </w:t>
      </w:r>
      <w:r w:rsidR="007B6101" w:rsidRPr="006F6947">
        <w:rPr>
          <w:b/>
          <w:bCs/>
        </w:rPr>
        <w:t>poulpe</w:t>
      </w:r>
      <w:r w:rsidR="007B6101" w:rsidRPr="007B6101">
        <w:t xml:space="preserve">, </w:t>
      </w:r>
      <w:r w:rsidR="007B6101" w:rsidRPr="006F6947">
        <w:rPr>
          <w:b/>
          <w:bCs/>
        </w:rPr>
        <w:t>calmar</w:t>
      </w:r>
      <w:r w:rsidR="007B6101" w:rsidRPr="007B6101">
        <w:t xml:space="preserve">, tentacule, ventouse, céphalopode, </w:t>
      </w:r>
      <w:r w:rsidR="007B6101" w:rsidRPr="007B6101">
        <w:rPr>
          <w:b/>
          <w:bCs/>
        </w:rPr>
        <w:t>espalier, violacé, quenotte, suceur, brachioures</w:t>
      </w:r>
      <w:r w:rsidR="008959FF">
        <w:t>…</w:t>
      </w:r>
    </w:p>
    <w:p w14:paraId="1CD155F6" w14:textId="5773F3E6" w:rsidR="000B105A" w:rsidRDefault="00DC0EB8" w:rsidP="00283B86">
      <w:pPr>
        <w:ind w:firstLine="0"/>
      </w:pPr>
      <w:r>
        <w:t>S</w:t>
      </w:r>
      <w:r w:rsidR="000B105A" w:rsidRPr="00DC0EB8">
        <w:t>imple</w:t>
      </w:r>
      <w:r>
        <w:t>M</w:t>
      </w:r>
      <w:r w:rsidR="000B105A" w:rsidRPr="00DC0EB8">
        <w:t>aths</w:t>
      </w:r>
      <w:r w:rsidR="006B11F5" w:rsidRPr="00DC0EB8">
        <w:t>(k=1)</w:t>
      </w:r>
      <w:r w:rsidR="000B105A">
        <w:t xml:space="preserve"> : </w:t>
      </w:r>
      <w:r w:rsidR="000B105A" w:rsidRPr="000B105A">
        <w:rPr>
          <w:b/>
          <w:bCs/>
        </w:rPr>
        <w:t>poulpe</w:t>
      </w:r>
      <w:r w:rsidR="000B105A" w:rsidRPr="000B105A">
        <w:t xml:space="preserve">, </w:t>
      </w:r>
      <w:r w:rsidR="000B105A" w:rsidRPr="000B105A">
        <w:rPr>
          <w:b/>
          <w:bCs/>
        </w:rPr>
        <w:t>calmar</w:t>
      </w:r>
      <w:r w:rsidR="000B105A" w:rsidRPr="000B105A">
        <w:t xml:space="preserve">, ventouse, céphalopode, tentacule, </w:t>
      </w:r>
      <w:r w:rsidR="000B105A" w:rsidRPr="000B105A">
        <w:rPr>
          <w:b/>
          <w:bCs/>
        </w:rPr>
        <w:t>espalier, violacé, quenotte, suceur, brachioures</w:t>
      </w:r>
      <w:r w:rsidR="000B105A" w:rsidRPr="000B105A">
        <w:t>…</w:t>
      </w:r>
    </w:p>
    <w:p w14:paraId="6808E2B8" w14:textId="0C557514" w:rsidR="008959FF" w:rsidRDefault="00DC0EB8" w:rsidP="00283B86">
      <w:pPr>
        <w:ind w:firstLine="0"/>
      </w:pPr>
      <w:r>
        <w:t>EXTF</w:t>
      </w:r>
      <w:r w:rsidR="00AF2383" w:rsidRPr="00DC0EB8">
        <w:t> :</w:t>
      </w:r>
      <w:r w:rsidR="007B6101">
        <w:t xml:space="preserve"> </w:t>
      </w:r>
      <w:r w:rsidR="007B6101" w:rsidRPr="007B6101">
        <w:rPr>
          <w:b/>
          <w:bCs/>
        </w:rPr>
        <w:t>espalier, violacé, quenotte, suceur, brachioures</w:t>
      </w:r>
      <w:r w:rsidR="007B6101" w:rsidRPr="007B6101">
        <w:t xml:space="preserve">, clupanodons, corégone, fissurelles, gobies-plumiers, krak </w:t>
      </w:r>
      <w:r w:rsidR="00AF2383">
        <w:t>…</w:t>
      </w:r>
    </w:p>
    <w:p w14:paraId="73DF33D5" w14:textId="1114229E" w:rsidR="00AF2383" w:rsidRDefault="00AF2383" w:rsidP="00283B86">
      <w:pPr>
        <w:ind w:firstLine="0"/>
      </w:pPr>
    </w:p>
    <w:p w14:paraId="6AD57538" w14:textId="568B430E" w:rsidR="00542CB2" w:rsidDel="000D4178" w:rsidRDefault="000D4178" w:rsidP="00283B86">
      <w:pPr>
        <w:ind w:firstLine="0"/>
        <w:rPr>
          <w:del w:id="36" w:author="Marc Ratcliff" w:date="2026-10-07T10:10:00Z" w16du:dateUtc="2026-10-07T08:10:00Z"/>
        </w:rPr>
      </w:pPr>
      <w:commentRangeStart w:id="37"/>
      <w:ins w:id="38" w:author="Marc Ratcliff" w:date="2026-10-07T10:08:00Z" w16du:dateUtc="2026-10-07T08:08:00Z">
        <w:r>
          <w:t xml:space="preserve">Comme on le voit, </w:t>
        </w:r>
      </w:ins>
      <w:del w:id="39" w:author="Marc Ratcliff" w:date="2026-10-07T10:08:00Z" w16du:dateUtc="2026-10-07T08:08:00Z">
        <w:r w:rsidR="00DF6F3B" w:rsidDel="000D4178">
          <w:delText>U</w:delText>
        </w:r>
      </w:del>
      <w:ins w:id="40" w:author="Marc Ratcliff" w:date="2026-10-07T10:08:00Z" w16du:dateUtc="2026-10-07T08:08:00Z">
        <w:r>
          <w:t>u</w:t>
        </w:r>
      </w:ins>
      <w:r w:rsidR="00DF6F3B">
        <w:t>n</w:t>
      </w:r>
      <w:ins w:id="41" w:author="Marc Ratcliff" w:date="2026-10-07T10:08:00Z" w16du:dateUtc="2026-10-07T08:08:00Z">
        <w:r>
          <w:t>e</w:t>
        </w:r>
      </w:ins>
      <w:r w:rsidR="00DF6F3B">
        <w:t xml:space="preserve"> </w:t>
      </w:r>
      <w:commentRangeEnd w:id="37"/>
      <w:r>
        <w:rPr>
          <w:rStyle w:val="Marquedecommentaire"/>
          <w:sz w:val="24"/>
          <w:szCs w:val="22"/>
        </w:rPr>
        <w:commentReference w:id="37"/>
      </w:r>
      <w:r w:rsidR="00DF6F3B">
        <w:t xml:space="preserve">fois filtrés </w:t>
      </w:r>
      <w:r w:rsidR="003A56B8">
        <w:t>l</w:t>
      </w:r>
      <w:r w:rsidR="00DF6F3B">
        <w:t>es mots grammaticaux</w:t>
      </w:r>
      <w:r w:rsidR="003E2742">
        <w:t xml:space="preserve">, </w:t>
      </w:r>
      <w:r w:rsidR="003A56B8">
        <w:t>ainsi qu</w:t>
      </w:r>
      <w:r w:rsidR="003E2742">
        <w:t>e</w:t>
      </w:r>
      <w:r w:rsidR="00DF6F3B">
        <w:t xml:space="preserve"> </w:t>
      </w:r>
      <w:r w:rsidR="003A56B8">
        <w:t>l</w:t>
      </w:r>
      <w:r w:rsidR="00DF6F3B">
        <w:t xml:space="preserve">es noms propres, les </w:t>
      </w:r>
      <w:r w:rsidR="00542CB2">
        <w:t>termes</w:t>
      </w:r>
      <w:r w:rsidR="00DF6F3B">
        <w:t xml:space="preserve"> les plus fréquents d’un document (</w:t>
      </w:r>
      <w:commentRangeStart w:id="42"/>
      <w:r w:rsidR="00DC0EB8">
        <w:t>TF</w:t>
      </w:r>
      <w:r w:rsidR="00DF6F3B">
        <w:t xml:space="preserve">) </w:t>
      </w:r>
      <w:del w:id="43" w:author="Marc Ratcliff" w:date="2026-10-07T10:10:00Z" w16du:dateUtc="2026-10-07T08:10:00Z">
        <w:r w:rsidR="00345F9A" w:rsidDel="000D4178">
          <w:delText xml:space="preserve">sont </w:delText>
        </w:r>
      </w:del>
      <w:ins w:id="44" w:author="Marc Ratcliff" w:date="2026-10-07T10:10:00Z" w16du:dateUtc="2026-10-07T08:10:00Z">
        <w:r>
          <w:t>apparaisse</w:t>
        </w:r>
      </w:ins>
      <w:ins w:id="45" w:author="Marc Ratcliff" w:date="2026-10-07T10:12:00Z" w16du:dateUtc="2026-10-07T08:12:00Z">
        <w:r>
          <w:t>nt</w:t>
        </w:r>
      </w:ins>
      <w:ins w:id="46" w:author="Marc Ratcliff" w:date="2026-10-07T10:10:00Z" w16du:dateUtc="2026-10-07T08:10:00Z">
        <w:r>
          <w:t xml:space="preserve"> comme</w:t>
        </w:r>
        <w:r>
          <w:t xml:space="preserve"> </w:t>
        </w:r>
      </w:ins>
      <w:r w:rsidR="00345F9A">
        <w:t>beaucoup moins insignifiants</w:t>
      </w:r>
      <w:r w:rsidR="00DF6F3B">
        <w:t>.</w:t>
      </w:r>
      <w:ins w:id="47" w:author="Marc Ratcliff" w:date="2026-10-07T10:10:00Z" w16du:dateUtc="2026-10-07T08:10:00Z">
        <w:r>
          <w:t xml:space="preserve"> Dans ce nouveau contexte d’un corpus </w:t>
        </w:r>
      </w:ins>
      <w:ins w:id="48" w:author="Marc Ratcliff" w:date="2026-10-07T10:26:00Z" w16du:dateUtc="2026-10-07T08:26:00Z">
        <w:r>
          <w:t>nettoyé</w:t>
        </w:r>
      </w:ins>
      <w:ins w:id="49" w:author="Marc Ratcliff" w:date="2026-10-07T10:11:00Z" w16du:dateUtc="2026-10-07T08:11:00Z">
        <w:r>
          <w:t>, é</w:t>
        </w:r>
      </w:ins>
      <w:ins w:id="50" w:author="Marc Ratcliff" w:date="2026-10-07T10:10:00Z" w16du:dateUtc="2026-10-07T08:10:00Z">
        <w:r>
          <w:t xml:space="preserve">mergent </w:t>
        </w:r>
      </w:ins>
      <w:ins w:id="51" w:author="Marc Ratcliff" w:date="2026-10-07T10:11:00Z" w16du:dateUtc="2026-10-07T08:11:00Z">
        <w:r>
          <w:t>alors certains</w:t>
        </w:r>
      </w:ins>
    </w:p>
    <w:p w14:paraId="125F7F05" w14:textId="4DF8A041" w:rsidR="00F206F1" w:rsidDel="000D4178" w:rsidRDefault="00DF6F3B" w:rsidP="000D4178">
      <w:pPr>
        <w:ind w:firstLine="0"/>
        <w:rPr>
          <w:del w:id="52" w:author="Marc Ratcliff" w:date="2026-10-07T10:15:00Z" w16du:dateUtc="2026-10-07T08:15:00Z"/>
        </w:rPr>
        <w:pPrChange w:id="53" w:author="Marc Ratcliff" w:date="2026-10-07T10:10:00Z" w16du:dateUtc="2026-10-07T08:10:00Z">
          <w:pPr>
            <w:ind w:firstLine="708"/>
          </w:pPr>
        </w:pPrChange>
      </w:pPr>
      <w:del w:id="54" w:author="Marc Ratcliff" w:date="2026-10-07T10:11:00Z" w16du:dateUtc="2026-10-07T08:11:00Z">
        <w:r w:rsidDel="000D4178">
          <w:delText>On note</w:delText>
        </w:r>
      </w:del>
      <w:del w:id="55" w:author="Marc Ratcliff" w:date="2026-10-07T10:10:00Z" w16du:dateUtc="2026-10-07T08:10:00Z">
        <w:r w:rsidDel="000D4178">
          <w:delText>ra</w:delText>
        </w:r>
      </w:del>
      <w:del w:id="56" w:author="Marc Ratcliff" w:date="2026-10-07T10:11:00Z" w16du:dateUtc="2026-10-07T08:11:00Z">
        <w:r w:rsidDel="000D4178">
          <w:delText xml:space="preserve"> </w:delText>
        </w:r>
        <w:r w:rsidR="00345F9A" w:rsidDel="000D4178">
          <w:delText>cependant</w:delText>
        </w:r>
        <w:r w:rsidDel="000D4178">
          <w:delText xml:space="preserve"> des </w:delText>
        </w:r>
      </w:del>
      <w:r>
        <w:t>mots</w:t>
      </w:r>
      <w:r w:rsidR="0094655C">
        <w:t xml:space="preserve"> qui</w:t>
      </w:r>
      <w:r>
        <w:t xml:space="preserve"> </w:t>
      </w:r>
      <w:r w:rsidR="00345F9A">
        <w:t xml:space="preserve">disent peu </w:t>
      </w:r>
      <w:ins w:id="57" w:author="Marc Ratcliff" w:date="2026-10-07T10:11:00Z" w16du:dateUtc="2026-10-07T08:11:00Z">
        <w:r w:rsidR="000D4178">
          <w:t xml:space="preserve">de choses </w:t>
        </w:r>
      </w:ins>
      <w:r w:rsidR="00345F9A">
        <w:t xml:space="preserve">de la </w:t>
      </w:r>
      <w:commentRangeEnd w:id="42"/>
      <w:r w:rsidR="000D4178">
        <w:rPr>
          <w:rStyle w:val="Marquedecommentaire"/>
          <w:sz w:val="24"/>
          <w:szCs w:val="22"/>
        </w:rPr>
        <w:commentReference w:id="42"/>
      </w:r>
      <w:r w:rsidR="00345F9A">
        <w:t>scène</w:t>
      </w:r>
      <w:r>
        <w:t xml:space="preserve"> </w:t>
      </w:r>
      <w:r w:rsidR="00F842E1">
        <w:t>elle-même ; ainsi</w:t>
      </w:r>
      <w:r>
        <w:t xml:space="preserve"> </w:t>
      </w:r>
      <w:r w:rsidRPr="00DF6F3B">
        <w:rPr>
          <w:i/>
          <w:iCs/>
        </w:rPr>
        <w:t>animal</w:t>
      </w:r>
      <w:r>
        <w:t xml:space="preserve">, </w:t>
      </w:r>
      <w:r w:rsidRPr="00DF6F3B">
        <w:rPr>
          <w:i/>
          <w:iCs/>
        </w:rPr>
        <w:t>mètre</w:t>
      </w:r>
      <w:r>
        <w:t>,</w:t>
      </w:r>
      <w:r w:rsidR="00F842E1">
        <w:t xml:space="preserve"> et</w:t>
      </w:r>
      <w:r>
        <w:t xml:space="preserve"> </w:t>
      </w:r>
      <w:r w:rsidRPr="00DF6F3B">
        <w:rPr>
          <w:i/>
          <w:iCs/>
        </w:rPr>
        <w:t>œil</w:t>
      </w:r>
      <w:r w:rsidR="00F842E1" w:rsidRPr="00F842E1">
        <w:t xml:space="preserve"> </w:t>
      </w:r>
      <w:r w:rsidR="00F842E1">
        <w:t xml:space="preserve">(et son pluriel </w:t>
      </w:r>
      <w:r w:rsidR="00F842E1" w:rsidRPr="00F842E1">
        <w:rPr>
          <w:i/>
          <w:iCs/>
        </w:rPr>
        <w:t>yeux</w:t>
      </w:r>
      <w:r w:rsidR="00F842E1">
        <w:t>), sont très généraux</w:t>
      </w:r>
      <w:r>
        <w:t xml:space="preserve"> ; </w:t>
      </w:r>
      <w:r w:rsidR="00345F9A" w:rsidRPr="00345F9A">
        <w:rPr>
          <w:i/>
          <w:iCs/>
        </w:rPr>
        <w:t>dire</w:t>
      </w:r>
      <w:r w:rsidR="00345F9A">
        <w:t xml:space="preserve">, </w:t>
      </w:r>
      <w:r w:rsidRPr="00DF6F3B">
        <w:rPr>
          <w:i/>
          <w:iCs/>
        </w:rPr>
        <w:t>répondre</w:t>
      </w:r>
      <w:r>
        <w:t>,</w:t>
      </w:r>
      <w:r w:rsidR="007B6101">
        <w:t xml:space="preserve"> </w:t>
      </w:r>
      <w:r w:rsidR="007B6101" w:rsidRPr="00345F9A">
        <w:rPr>
          <w:i/>
          <w:iCs/>
        </w:rPr>
        <w:t>demander</w:t>
      </w:r>
      <w:r w:rsidR="00F842E1">
        <w:t xml:space="preserve"> sont des verbes d’expression propres au genre du roman</w:t>
      </w:r>
      <w:r w:rsidR="00BA2A9C">
        <w:t> </w:t>
      </w:r>
      <w:r w:rsidR="00F842E1">
        <w:t>;</w:t>
      </w:r>
      <w:r>
        <w:t xml:space="preserve"> </w:t>
      </w:r>
      <w:r w:rsidR="003A56B8" w:rsidRPr="003A56B8">
        <w:rPr>
          <w:i/>
          <w:iCs/>
        </w:rPr>
        <w:t>capitaine</w:t>
      </w:r>
      <w:r w:rsidR="00345F9A" w:rsidRPr="00345F9A">
        <w:t xml:space="preserve"> et </w:t>
      </w:r>
      <w:r w:rsidR="00345F9A">
        <w:rPr>
          <w:i/>
          <w:iCs/>
        </w:rPr>
        <w:t>mer</w:t>
      </w:r>
      <w:r w:rsidR="00F842E1">
        <w:t xml:space="preserve"> tiennent au sous-genre du roman d’aventure</w:t>
      </w:r>
      <w:r w:rsidR="0094655C">
        <w:t xml:space="preserve">. </w:t>
      </w:r>
      <w:ins w:id="58" w:author="Marc Ratcliff" w:date="2026-10-07T10:15:00Z" w16du:dateUtc="2026-10-07T08:15:00Z">
        <w:r w:rsidR="000D4178">
          <w:t>[Aucun d’eux n’est ¿]</w:t>
        </w:r>
      </w:ins>
      <w:r w:rsidR="0094655C" w:rsidRPr="000D4178">
        <w:rPr>
          <w:strike/>
          <w:rPrChange w:id="59" w:author="Marc Ratcliff" w:date="2026-10-07T10:15:00Z" w16du:dateUtc="2026-10-07T08:15:00Z">
            <w:rPr/>
          </w:rPrChange>
        </w:rPr>
        <w:t>Ils ne sont pas</w:t>
      </w:r>
      <w:r w:rsidR="0094655C">
        <w:t xml:space="preserve"> distinctifs du chapitre (voir </w:t>
      </w:r>
      <w:r w:rsidR="00BA2A9C">
        <w:t>CF ou DF</w:t>
      </w:r>
      <w:r w:rsidR="0094655C">
        <w:t>)</w:t>
      </w:r>
      <w:r w:rsidR="00BA2A9C">
        <w:t>.</w:t>
      </w:r>
      <w:ins w:id="60" w:author="Marc Ratcliff" w:date="2026-10-07T10:16:00Z" w16du:dateUtc="2026-10-07T08:16:00Z">
        <w:r w:rsidR="000D4178">
          <w:t xml:space="preserve"> </w:t>
        </w:r>
      </w:ins>
    </w:p>
    <w:p w14:paraId="45965896" w14:textId="7C15C8D9" w:rsidR="00F206F1" w:rsidRDefault="000D4178" w:rsidP="000D4178">
      <w:pPr>
        <w:ind w:firstLine="0"/>
        <w:pPrChange w:id="61" w:author="Marc Ratcliff" w:date="2026-10-07T10:15:00Z" w16du:dateUtc="2026-10-07T08:15:00Z">
          <w:pPr>
            <w:ind w:firstLine="708"/>
          </w:pPr>
        </w:pPrChange>
      </w:pPr>
      <w:ins w:id="62" w:author="Marc Ratcliff" w:date="2026-10-07T10:17:00Z" w16du:dateUtc="2026-10-07T08:17:00Z">
        <w:r>
          <w:t>Dans cette nouvelle configuration du corpus,</w:t>
        </w:r>
      </w:ins>
      <w:ins w:id="63" w:author="Marc Ratcliff" w:date="2026-10-07T10:15:00Z" w16du:dateUtc="2026-10-07T08:15:00Z">
        <w:r>
          <w:t xml:space="preserve"> </w:t>
        </w:r>
      </w:ins>
      <w:del w:id="64" w:author="Marc Ratcliff" w:date="2026-10-07T10:15:00Z" w16du:dateUtc="2026-10-07T08:15:00Z">
        <w:r w:rsidR="00345F9A" w:rsidDel="000D4178">
          <w:delText>L</w:delText>
        </w:r>
      </w:del>
      <w:ins w:id="65" w:author="Marc Ratcliff" w:date="2026-10-07T10:17:00Z" w16du:dateUtc="2026-10-07T08:17:00Z">
        <w:r>
          <w:t>l</w:t>
        </w:r>
      </w:ins>
      <w:r w:rsidR="00345F9A">
        <w:t>e thème du chapitre est beaucoup mieux exprimé par</w:t>
      </w:r>
      <w:r w:rsidR="006F6947">
        <w:t xml:space="preserve"> les mots</w:t>
      </w:r>
      <w:r w:rsidR="00345F9A">
        <w:t xml:space="preserve"> </w:t>
      </w:r>
      <w:r w:rsidR="00345F9A" w:rsidRPr="006F6947">
        <w:rPr>
          <w:i/>
          <w:iCs/>
        </w:rPr>
        <w:t>p</w:t>
      </w:r>
      <w:r w:rsidR="006F6947" w:rsidRPr="006F6947">
        <w:rPr>
          <w:i/>
          <w:iCs/>
        </w:rPr>
        <w:t>o</w:t>
      </w:r>
      <w:r w:rsidR="00345F9A" w:rsidRPr="006F6947">
        <w:rPr>
          <w:i/>
          <w:iCs/>
        </w:rPr>
        <w:t>ulpe</w:t>
      </w:r>
      <w:r w:rsidR="00345F9A">
        <w:t xml:space="preserve">, </w:t>
      </w:r>
      <w:r w:rsidR="00345F9A" w:rsidRPr="006F6947">
        <w:rPr>
          <w:i/>
          <w:iCs/>
        </w:rPr>
        <w:t>monstre</w:t>
      </w:r>
      <w:r w:rsidR="00345F9A">
        <w:t>,</w:t>
      </w:r>
      <w:r w:rsidR="006F6947">
        <w:t xml:space="preserve"> et</w:t>
      </w:r>
      <w:r w:rsidR="00345F9A">
        <w:t xml:space="preserve"> </w:t>
      </w:r>
      <w:r w:rsidR="00345F9A" w:rsidRPr="006F6947">
        <w:rPr>
          <w:i/>
          <w:iCs/>
        </w:rPr>
        <w:t>calmar</w:t>
      </w:r>
      <w:r w:rsidR="006F6947">
        <w:t>.</w:t>
      </w:r>
      <w:r w:rsidR="003A56B8">
        <w:t xml:space="preserve"> </w:t>
      </w:r>
      <w:ins w:id="66" w:author="Marc Ratcliff" w:date="2026-10-07T10:16:00Z" w16du:dateUtc="2026-10-07T08:16:00Z">
        <w:r>
          <w:t>Partant, f</w:t>
        </w:r>
      </w:ins>
      <w:del w:id="67" w:author="Marc Ratcliff" w:date="2026-10-07T10:16:00Z" w16du:dateUtc="2026-10-07T08:16:00Z">
        <w:r w:rsidR="006F6947" w:rsidDel="000D4178">
          <w:delText>F</w:delText>
        </w:r>
      </w:del>
      <w:r w:rsidR="006F6947">
        <w:t xml:space="preserve">iltrer les mots </w:t>
      </w:r>
      <w:r w:rsidR="00496357">
        <w:t>grammaticaux</w:t>
      </w:r>
      <w:r w:rsidR="006F6947">
        <w:t xml:space="preserve"> ne suffit</w:t>
      </w:r>
      <w:r w:rsidR="0094655C">
        <w:t xml:space="preserve"> </w:t>
      </w:r>
      <w:del w:id="68" w:author="Marc Ratcliff" w:date="2026-10-07T10:16:00Z" w16du:dateUtc="2026-10-07T08:16:00Z">
        <w:r w:rsidR="0094655C" w:rsidDel="000D4178">
          <w:delText>donc</w:delText>
        </w:r>
        <w:r w:rsidR="006F6947" w:rsidDel="000D4178">
          <w:delText xml:space="preserve"> </w:delText>
        </w:r>
      </w:del>
      <w:r w:rsidR="006F6947">
        <w:t>pas</w:t>
      </w:r>
      <w:r w:rsidR="0094655C">
        <w:t xml:space="preserve"> à voir de quoi un texte parle</w:t>
      </w:r>
      <w:ins w:id="69" w:author="Marc Ratcliff" w:date="2026-10-07T10:18:00Z" w16du:dateUtc="2026-10-07T08:18:00Z">
        <w:r>
          <w:t xml:space="preserve">, </w:t>
        </w:r>
        <w:commentRangeStart w:id="70"/>
        <w:r>
          <w:t xml:space="preserve">vu </w:t>
        </w:r>
      </w:ins>
      <w:ins w:id="71" w:author="Marc Ratcliff" w:date="2026-10-07T10:19:00Z" w16du:dateUtc="2026-10-07T08:19:00Z">
        <w:r>
          <w:t>que les algorit</w:t>
        </w:r>
      </w:ins>
      <w:ins w:id="72" w:author="Marc Ratcliff" w:date="2026-10-07T10:27:00Z" w16du:dateUtc="2026-10-07T08:27:00Z">
        <w:r>
          <w:t>h</w:t>
        </w:r>
      </w:ins>
      <w:ins w:id="73" w:author="Marc Ratcliff" w:date="2026-10-07T10:19:00Z" w16du:dateUtc="2026-10-07T08:19:00Z">
        <w:r>
          <w:t xml:space="preserve">mes ciblent maintenant les termes les plus </w:t>
        </w:r>
      </w:ins>
      <w:ins w:id="74" w:author="Marc Ratcliff" w:date="2026-10-07T10:20:00Z" w16du:dateUtc="2026-10-07T08:20:00Z">
        <w:r>
          <w:t>illustratifs</w:t>
        </w:r>
      </w:ins>
      <w:del w:id="75" w:author="Marc Ratcliff" w:date="2026-10-07T10:18:00Z" w16du:dateUtc="2026-10-07T08:18:00Z">
        <w:r w:rsidR="0094655C" w:rsidDel="000D4178">
          <w:delText>.</w:delText>
        </w:r>
      </w:del>
      <w:commentRangeEnd w:id="70"/>
      <w:r>
        <w:rPr>
          <w:rStyle w:val="Marquedecommentaire"/>
          <w:sz w:val="24"/>
          <w:szCs w:val="22"/>
        </w:rPr>
        <w:commentReference w:id="70"/>
      </w:r>
    </w:p>
    <w:p w14:paraId="7FAF2772" w14:textId="77777777" w:rsidR="00F206F1" w:rsidRDefault="00F206F1" w:rsidP="00542CB2">
      <w:pPr>
        <w:ind w:firstLine="708"/>
      </w:pPr>
    </w:p>
    <w:p w14:paraId="3FC381FA" w14:textId="5582B81D" w:rsidR="00F842E1" w:rsidDel="000D4178" w:rsidRDefault="0087257C" w:rsidP="00F206F1">
      <w:pPr>
        <w:ind w:firstLine="0"/>
        <w:rPr>
          <w:del w:id="76" w:author="Marc Ratcliff" w:date="2026-10-07T10:22:00Z" w16du:dateUtc="2026-10-07T08:22:00Z"/>
        </w:rPr>
      </w:pPr>
      <w:r>
        <w:t>Les</w:t>
      </w:r>
      <w:r w:rsidR="0094655C">
        <w:t xml:space="preserve"> autres formules</w:t>
      </w:r>
      <w:r w:rsidR="00345F9A">
        <w:t xml:space="preserve"> pond</w:t>
      </w:r>
      <w:r w:rsidR="0094655C">
        <w:t>è</w:t>
      </w:r>
      <w:r w:rsidR="00345F9A">
        <w:t>re</w:t>
      </w:r>
      <w:r w:rsidR="0094655C">
        <w:t>nt</w:t>
      </w:r>
      <w:r w:rsidR="00345F9A">
        <w:t xml:space="preserve"> </w:t>
      </w:r>
      <w:ins w:id="77" w:author="Marc Ratcliff" w:date="2026-10-07T10:21:00Z" w16du:dateUtc="2026-10-07T08:21:00Z">
        <w:r w:rsidR="000D4178">
          <w:t xml:space="preserve">à présent </w:t>
        </w:r>
      </w:ins>
      <w:r w:rsidR="00345F9A">
        <w:t xml:space="preserve">la fréquence </w:t>
      </w:r>
      <w:r w:rsidR="00F206F1">
        <w:t>locale</w:t>
      </w:r>
      <w:r>
        <w:t xml:space="preserve"> </w:t>
      </w:r>
      <w:r w:rsidRPr="0087257C">
        <w:rPr>
          <w:i/>
          <w:iCs/>
        </w:rPr>
        <w:t>tf</w:t>
      </w:r>
      <w:r w:rsidR="00345F9A">
        <w:t xml:space="preserve"> </w:t>
      </w:r>
      <w:r w:rsidR="00EB2E9D">
        <w:t>par</w:t>
      </w:r>
      <w:r w:rsidR="00345F9A">
        <w:t xml:space="preserve"> </w:t>
      </w:r>
      <w:r w:rsidR="00DC0EB8">
        <w:t>d</w:t>
      </w:r>
      <w:r w:rsidR="00345F9A">
        <w:t>e</w:t>
      </w:r>
      <w:r w:rsidR="00F206F1">
        <w:t>s fréquences globales</w:t>
      </w:r>
      <w:r w:rsidR="00DC0EB8">
        <w:t xml:space="preserve"> (</w:t>
      </w:r>
      <w:r w:rsidRPr="0087257C">
        <w:rPr>
          <w:i/>
          <w:iCs/>
        </w:rPr>
        <w:t>cf</w:t>
      </w:r>
      <w:r w:rsidR="00DC0EB8">
        <w:t xml:space="preserve">, occurrences sur tout le corpus ; </w:t>
      </w:r>
      <w:r>
        <w:rPr>
          <w:i/>
          <w:iCs/>
        </w:rPr>
        <w:t>df</w:t>
      </w:r>
      <w:r w:rsidR="00DC0EB8">
        <w:t>, nombre de documents)</w:t>
      </w:r>
      <w:r w:rsidR="00345F9A">
        <w:t>.</w:t>
      </w:r>
      <w:ins w:id="78" w:author="Marc Ratcliff" w:date="2026-10-07T10:22:00Z" w16du:dateUtc="2026-10-07T08:22:00Z">
        <w:r w:rsidR="000D4178">
          <w:t xml:space="preserve"> Dans ce contexte,</w:t>
        </w:r>
      </w:ins>
    </w:p>
    <w:p w14:paraId="602C99F8" w14:textId="06AB826F" w:rsidR="00542CB2" w:rsidDel="000D4178" w:rsidRDefault="00EB2E9D" w:rsidP="000D4178">
      <w:pPr>
        <w:ind w:firstLine="0"/>
        <w:rPr>
          <w:del w:id="79" w:author="Marc Ratcliff" w:date="2026-10-07T10:23:00Z" w16du:dateUtc="2026-10-07T08:23:00Z"/>
        </w:rPr>
        <w:pPrChange w:id="80" w:author="Marc Ratcliff" w:date="2026-10-07T10:22:00Z" w16du:dateUtc="2026-10-07T08:22:00Z">
          <w:pPr>
            <w:ind w:firstLine="708"/>
          </w:pPr>
        </w:pPrChange>
      </w:pPr>
      <w:del w:id="81" w:author="Marc Ratcliff" w:date="2026-10-07T10:22:00Z" w16du:dateUtc="2026-10-07T08:22:00Z">
        <w:r w:rsidDel="000D4178">
          <w:delText>L</w:delText>
        </w:r>
      </w:del>
      <w:ins w:id="82" w:author="Marc Ratcliff" w:date="2026-10-07T10:22:00Z" w16du:dateUtc="2026-10-07T08:22:00Z">
        <w:r w:rsidR="000D4178">
          <w:t>l</w:t>
        </w:r>
      </w:ins>
      <w:r>
        <w:t>e</w:t>
      </w:r>
      <w:r w:rsidR="006B11F5">
        <w:t xml:space="preserve"> trio (</w:t>
      </w:r>
      <w:r w:rsidR="006B11F5" w:rsidRPr="006B11F5">
        <w:rPr>
          <w:i/>
          <w:iCs/>
        </w:rPr>
        <w:t>poulpe</w:t>
      </w:r>
      <w:r w:rsidR="006B11F5">
        <w:t xml:space="preserve">, </w:t>
      </w:r>
      <w:r w:rsidR="006B11F5" w:rsidRPr="006B11F5">
        <w:rPr>
          <w:i/>
          <w:iCs/>
        </w:rPr>
        <w:t>calmar</w:t>
      </w:r>
      <w:r w:rsidR="006B11F5">
        <w:t xml:space="preserve">, </w:t>
      </w:r>
      <w:r w:rsidR="006B11F5" w:rsidRPr="006B11F5">
        <w:rPr>
          <w:i/>
          <w:iCs/>
        </w:rPr>
        <w:t>monstre</w:t>
      </w:r>
      <w:r w:rsidR="006B11F5">
        <w:t>)</w:t>
      </w:r>
      <w:r>
        <w:t xml:space="preserve"> </w:t>
      </w:r>
      <w:r w:rsidR="006B11F5">
        <w:t>semble un bon indicateur des mots les plus sémantiques</w:t>
      </w:r>
      <w:r w:rsidR="00F206F1">
        <w:t>.</w:t>
      </w:r>
      <w:r w:rsidR="00660977">
        <w:t xml:space="preserve"> </w:t>
      </w:r>
      <w:r w:rsidR="00DC0EB8">
        <w:t>Plusieurs</w:t>
      </w:r>
      <w:r w:rsidR="00660977">
        <w:t xml:space="preserve"> </w:t>
      </w:r>
      <w:r w:rsidR="008117C4">
        <w:t>formules</w:t>
      </w:r>
      <w:r w:rsidR="00660977">
        <w:t xml:space="preserve"> </w:t>
      </w:r>
      <w:del w:id="83" w:author="Marc Ratcliff" w:date="2026-10-07T10:22:00Z" w16du:dateUtc="2026-10-07T08:22:00Z">
        <w:r w:rsidR="00660977" w:rsidDel="000D4178">
          <w:delText xml:space="preserve">semblent </w:delText>
        </w:r>
      </w:del>
      <w:ins w:id="84" w:author="Marc Ratcliff" w:date="2026-10-07T10:22:00Z" w16du:dateUtc="2026-10-07T08:22:00Z">
        <w:r w:rsidR="000D4178">
          <w:t>viennent</w:t>
        </w:r>
        <w:r w:rsidR="000D4178">
          <w:t xml:space="preserve"> </w:t>
        </w:r>
      </w:ins>
      <w:r w:rsidR="00660977">
        <w:t>alors se détacher</w:t>
      </w:r>
      <w:r w:rsidR="00DC0EB8">
        <w:t xml:space="preserve"> comme les plus pertinentes</w:t>
      </w:r>
      <w:r w:rsidR="00660977">
        <w:t>,</w:t>
      </w:r>
      <w:r w:rsidR="00DC0EB8">
        <w:t xml:space="preserve"> TF-IDF, </w:t>
      </w:r>
      <w:r w:rsidR="00DC0EB8" w:rsidRPr="00462E6C">
        <w:t>G²</w:t>
      </w:r>
      <w:r w:rsidR="00DC0EB8">
        <w:t>, TXM, comme vu à la section précédente ;</w:t>
      </w:r>
      <w:r w:rsidR="00660977">
        <w:t xml:space="preserve"> mais aussi</w:t>
      </w:r>
      <w:r w:rsidR="00660977" w:rsidRPr="00DC0EB8">
        <w:t xml:space="preserve"> </w:t>
      </w:r>
      <w:r w:rsidR="00DC0EB8">
        <w:t>S</w:t>
      </w:r>
      <w:r w:rsidR="00660977" w:rsidRPr="00DC0EB8">
        <w:t>imple</w:t>
      </w:r>
      <w:r w:rsidR="00DC0EB8">
        <w:t>M</w:t>
      </w:r>
      <w:r w:rsidR="00660977" w:rsidRPr="00DC0EB8">
        <w:t xml:space="preserve">aths et </w:t>
      </w:r>
      <w:r w:rsidR="00DC0EB8">
        <w:t>BM</w:t>
      </w:r>
      <w:r w:rsidR="00660977" w:rsidRPr="00DC0EB8">
        <w:t>25</w:t>
      </w:r>
      <w:r w:rsidR="004979F1" w:rsidRPr="00DC0EB8">
        <w:t xml:space="preserve">, </w:t>
      </w:r>
      <w:r w:rsidR="00660977">
        <w:t>une fois</w:t>
      </w:r>
      <w:r w:rsidR="0094655C">
        <w:t xml:space="preserve"> que</w:t>
      </w:r>
      <w:r w:rsidR="00660977">
        <w:t xml:space="preserve"> leur paramétrage </w:t>
      </w:r>
      <w:r w:rsidR="0094655C">
        <w:t>est</w:t>
      </w:r>
      <w:r w:rsidR="00660977">
        <w:t xml:space="preserve"> ajusté à la taille du corpus.</w:t>
      </w:r>
      <w:r w:rsidR="008117C4">
        <w:t xml:space="preserve"> </w:t>
      </w:r>
      <w:ins w:id="85" w:author="Marc Ratcliff" w:date="2026-10-07T10:23:00Z" w16du:dateUtc="2026-10-07T08:23:00Z">
        <w:r w:rsidR="000D4178">
          <w:t>En revanche, l</w:t>
        </w:r>
      </w:ins>
      <w:del w:id="86" w:author="Marc Ratcliff" w:date="2026-10-07T10:23:00Z" w16du:dateUtc="2026-10-07T08:23:00Z">
        <w:r w:rsidR="008117C4" w:rsidDel="000D4178">
          <w:delText>L</w:delText>
        </w:r>
      </w:del>
      <w:r w:rsidR="008117C4">
        <w:t>es formules dans la queue du spectre promeuvent trop de mots rares voire exclusifs.</w:t>
      </w:r>
    </w:p>
    <w:p w14:paraId="0779F9A9" w14:textId="743FE65D" w:rsidR="00F206F1" w:rsidRDefault="00DC0EB8" w:rsidP="000D4178">
      <w:pPr>
        <w:ind w:firstLine="0"/>
        <w:pPrChange w:id="87" w:author="Marc Ratcliff" w:date="2026-10-07T10:23:00Z" w16du:dateUtc="2026-10-07T08:23:00Z">
          <w:pPr>
            <w:ind w:firstLine="708"/>
          </w:pPr>
        </w:pPrChange>
      </w:pPr>
      <w:r>
        <w:t xml:space="preserve">Retenons que certaines formules sont paramétrables. </w:t>
      </w:r>
      <w:r w:rsidR="00F206F1">
        <w:t xml:space="preserve">Il s’agit maintenant de confirmer ces </w:t>
      </w:r>
      <w:ins w:id="88" w:author="Marc Ratcliff" w:date="2026-10-07T10:21:00Z" w16du:dateUtc="2026-10-07T08:21:00Z">
        <w:r w:rsidR="000D4178">
          <w:t xml:space="preserve">premières </w:t>
        </w:r>
      </w:ins>
      <w:r w:rsidR="00F206F1">
        <w:t xml:space="preserve">impressions </w:t>
      </w:r>
      <w:r w:rsidR="00F70B73">
        <w:t xml:space="preserve">sur des masses </w:t>
      </w:r>
      <w:ins w:id="89" w:author="Marc Ratcliff" w:date="2026-10-07T10:21:00Z" w16du:dateUtc="2026-10-07T08:21:00Z">
        <w:r w:rsidR="000D4178">
          <w:t xml:space="preserve">lexicales </w:t>
        </w:r>
      </w:ins>
      <w:r w:rsidR="00F70B73">
        <w:t>plus importantes</w:t>
      </w:r>
      <w:r>
        <w:t>.</w:t>
      </w:r>
    </w:p>
    <w:p w14:paraId="78A78700" w14:textId="351C99DD" w:rsidR="00F842E1" w:rsidRDefault="00FD1E34" w:rsidP="00FD1E34">
      <w:pPr>
        <w:pStyle w:val="Titre1"/>
      </w:pPr>
      <w:r>
        <w:t>§</w:t>
      </w:r>
      <w:r w:rsidR="00F84ABD">
        <w:t>4</w:t>
      </w:r>
      <w:r>
        <w:t>. 7 </w:t>
      </w:r>
      <w:r w:rsidR="00160FC1">
        <w:t>0</w:t>
      </w:r>
      <w:r>
        <w:t>00 chapitres</w:t>
      </w:r>
      <w:r w:rsidR="00FF65DC">
        <w:t xml:space="preserve"> </w:t>
      </w:r>
      <w:r w:rsidR="00FF65DC" w:rsidRPr="00FF65DC">
        <w:t>×</w:t>
      </w:r>
      <w:r w:rsidR="00FF65DC">
        <w:t xml:space="preserve"> 100 mots clés </w:t>
      </w:r>
      <w:r w:rsidR="00FF65DC" w:rsidRPr="00FF65DC">
        <w:t>×</w:t>
      </w:r>
      <w:r w:rsidR="00FF65DC">
        <w:t xml:space="preserve"> </w:t>
      </w:r>
      <w:r w:rsidR="000B4E1E">
        <w:t>25</w:t>
      </w:r>
      <w:r w:rsidR="00FF65DC">
        <w:t xml:space="preserve"> formules</w:t>
      </w:r>
    </w:p>
    <w:p w14:paraId="0D15ABF8" w14:textId="1DAC0781" w:rsidR="007A4BAE" w:rsidRDefault="006429DD" w:rsidP="004E61F1">
      <w:pPr>
        <w:ind w:firstLine="0"/>
      </w:pPr>
      <w:r>
        <w:t>Soient tous les chapitres lemmatisés de Balzac, Dumas, Sand, Verne, Zola</w:t>
      </w:r>
      <w:r w:rsidR="004E61F1">
        <w:t xml:space="preserve"> de plus de 1000 mots</w:t>
      </w:r>
      <w:r>
        <w:t>. En sont extrait</w:t>
      </w:r>
      <w:r w:rsidR="00C25F90">
        <w:t>s</w:t>
      </w:r>
      <w:r>
        <w:t xml:space="preserve"> 100 mots-clés</w:t>
      </w:r>
      <w:r w:rsidR="00EB2E9D">
        <w:t xml:space="preserve"> sans mots grammaticaux ni noms propres,</w:t>
      </w:r>
      <w:r>
        <w:t xml:space="preserve"> </w:t>
      </w:r>
      <w:r w:rsidR="00AB383E">
        <w:t>selon</w:t>
      </w:r>
      <w:r w:rsidR="00E058BD">
        <w:t xml:space="preserve"> le score</w:t>
      </w:r>
      <w:r>
        <w:t xml:space="preserve"> </w:t>
      </w:r>
      <w:r w:rsidR="00E058BD">
        <w:t>de plusieurs formules classiques</w:t>
      </w:r>
      <w:r w:rsidR="00AB383E">
        <w:t>.</w:t>
      </w:r>
      <w:ins w:id="90" w:author="Marc Ratcliff" w:date="2026-10-07T10:24:00Z" w16du:dateUtc="2026-10-07T08:24:00Z">
        <w:r w:rsidR="000D4178">
          <w:t xml:space="preserve"> La procédure est la suivante :</w:t>
        </w:r>
      </w:ins>
    </w:p>
    <w:p w14:paraId="1FC1236E" w14:textId="729E6948" w:rsidR="007A4BAE" w:rsidRDefault="006429DD" w:rsidP="007A4BAE">
      <w:pPr>
        <w:ind w:firstLine="708"/>
      </w:pPr>
      <w:r>
        <w:t>Toutes ces listes</w:t>
      </w:r>
      <w:r w:rsidR="000B105A">
        <w:t xml:space="preserve"> de mots-clés</w:t>
      </w:r>
      <w:r w:rsidR="00BB7452">
        <w:rPr>
          <w:rStyle w:val="Appelnotedebasdep"/>
        </w:rPr>
        <w:footnoteReference w:id="13"/>
      </w:r>
      <w:r>
        <w:t xml:space="preserve"> sont comparées 2 à 2</w:t>
      </w:r>
      <w:r w:rsidR="000B105A">
        <w:t xml:space="preserve"> pour chaque chapitre</w:t>
      </w:r>
      <w:r>
        <w:t xml:space="preserve"> </w:t>
      </w:r>
      <w:r w:rsidR="000B105A">
        <w:t>selon</w:t>
      </w:r>
      <w:r>
        <w:t xml:space="preserve"> une distance</w:t>
      </w:r>
      <w:r w:rsidR="00AB383E">
        <w:t xml:space="preserve"> dite </w:t>
      </w:r>
      <w:r w:rsidR="00AB383E" w:rsidRPr="00AB383E">
        <w:rPr>
          <w:i/>
          <w:iCs/>
        </w:rPr>
        <w:t>RBO</w:t>
      </w:r>
      <w:r w:rsidR="00AB383E">
        <w:t xml:space="preserve"> </w:t>
      </w:r>
      <w:r w:rsidR="00AB383E" w:rsidRPr="00AB383E">
        <w:t>(</w:t>
      </w:r>
      <w:r w:rsidR="00AB383E" w:rsidRPr="00AB383E">
        <w:rPr>
          <w:i/>
          <w:iCs/>
        </w:rPr>
        <w:t>Rank-Biased Overlap</w:t>
      </w:r>
      <w:r w:rsidR="00CC3CA9" w:rsidRPr="004E61F1">
        <w:rPr>
          <w:rStyle w:val="Appelnotedebasdep"/>
        </w:rPr>
        <w:footnoteReference w:id="14"/>
      </w:r>
      <w:r w:rsidR="00AB383E" w:rsidRPr="00AB383E">
        <w:t>)</w:t>
      </w:r>
      <w:r w:rsidR="00AB383E">
        <w:t>. Cette mesure a été mise au point pour comparer des listes de résultats de recherche ; elle tient compte du ran</w:t>
      </w:r>
      <w:r w:rsidR="00CC3CA9">
        <w:t>g</w:t>
      </w:r>
      <w:r w:rsidR="00AB383E">
        <w:t xml:space="preserve"> d’un résultat, et admet des li</w:t>
      </w:r>
      <w:r w:rsidR="00CC3CA9">
        <w:t>s</w:t>
      </w:r>
      <w:r w:rsidR="00AB383E">
        <w:t>tes de taille</w:t>
      </w:r>
      <w:r w:rsidR="00CC3CA9">
        <w:t>s</w:t>
      </w:r>
      <w:r w:rsidR="00AB383E">
        <w:t xml:space="preserve"> inégale</w:t>
      </w:r>
      <w:r w:rsidR="00CC3CA9">
        <w:t xml:space="preserve">s, </w:t>
      </w:r>
      <w:del w:id="91" w:author="Marc Ratcliff" w:date="2026-10-07T10:25:00Z" w16du:dateUtc="2026-10-07T08:25:00Z">
        <w:r w:rsidR="00CC3CA9" w:rsidDel="000D4178">
          <w:delText xml:space="preserve">c’est </w:delText>
        </w:r>
      </w:del>
      <w:ins w:id="92" w:author="Marc Ratcliff" w:date="2026-10-07T10:25:00Z" w16du:dateUtc="2026-10-07T08:25:00Z">
        <w:r w:rsidR="000D4178">
          <w:t>ce qui est</w:t>
        </w:r>
        <w:r w:rsidR="000D4178">
          <w:t xml:space="preserve"> </w:t>
        </w:r>
      </w:ins>
      <w:r w:rsidR="00CC3CA9">
        <w:t>notamment nécessaire pour les mots exclusifs (</w:t>
      </w:r>
      <w:r w:rsidR="004E61F1">
        <w:t>EXTF</w:t>
      </w:r>
      <w:r w:rsidR="00CC3CA9">
        <w:t xml:space="preserve">) qui peuvent </w:t>
      </w:r>
      <w:r w:rsidR="00CC3CA9">
        <w:lastRenderedPageBreak/>
        <w:t>être moins nombreux que 100.</w:t>
      </w:r>
      <w:r>
        <w:t xml:space="preserve"> Cet indice donne 0 si les listes sont identiques, et 1 si elles ne partagent aucun </w:t>
      </w:r>
      <w:r w:rsidR="00EB2E9D">
        <w:t>élément</w:t>
      </w:r>
      <w:r>
        <w:t>.</w:t>
      </w:r>
      <w:r w:rsidR="000B105A">
        <w:t xml:space="preserve"> </w:t>
      </w:r>
      <w:r w:rsidR="003E2742">
        <w:t>La distance entre deux algorithmes est</w:t>
      </w:r>
      <w:r w:rsidR="000B105A">
        <w:t xml:space="preserve"> la moyenne des distances</w:t>
      </w:r>
      <w:r w:rsidR="003E2742">
        <w:t xml:space="preserve"> pour chaque</w:t>
      </w:r>
      <w:r w:rsidR="000B105A">
        <w:t xml:space="preserve"> chapitre</w:t>
      </w:r>
      <w:r w:rsidR="003E2742">
        <w:t>.</w:t>
      </w:r>
      <w:r w:rsidR="000B105A">
        <w:t xml:space="preserve"> </w:t>
      </w:r>
      <w:r w:rsidR="002A3C2A">
        <w:t>U</w:t>
      </w:r>
      <w:r w:rsidR="000B105A">
        <w:t>ne même formule comparée avec elle-même</w:t>
      </w:r>
      <w:r w:rsidR="00CC3CA9">
        <w:t xml:space="preserve"> a</w:t>
      </w:r>
      <w:r w:rsidR="002A3C2A">
        <w:t xml:space="preserve"> un</w:t>
      </w:r>
      <w:r w:rsidR="003E2742">
        <w:t>e</w:t>
      </w:r>
      <w:r w:rsidR="002A3C2A">
        <w:t xml:space="preserve"> distance égale à 0</w:t>
      </w:r>
      <w:r w:rsidR="00CC3CA9">
        <w:t> ;</w:t>
      </w:r>
      <w:r w:rsidR="000B105A">
        <w:t xml:space="preserve"> </w:t>
      </w:r>
      <w:r w:rsidR="004E61F1">
        <w:t>TF</w:t>
      </w:r>
      <w:r w:rsidR="000B105A">
        <w:t xml:space="preserve"> et</w:t>
      </w:r>
      <w:r w:rsidR="00CC3CA9">
        <w:t xml:space="preserve"> </w:t>
      </w:r>
      <w:r w:rsidR="004E61F1">
        <w:t>EXTF</w:t>
      </w:r>
      <w:r w:rsidR="00CC3CA9">
        <w:t xml:space="preserve"> sont les plus éloignées </w:t>
      </w:r>
      <w:r w:rsidR="00BB7452">
        <w:t xml:space="preserve">: </w:t>
      </w:r>
      <w:r w:rsidR="00CC3CA9">
        <w:t>~1.0 (quelques textes très courts</w:t>
      </w:r>
      <w:r w:rsidR="007125AF">
        <w:t xml:space="preserve"> peuvent</w:t>
      </w:r>
      <w:r w:rsidR="00CC3CA9">
        <w:t xml:space="preserve"> </w:t>
      </w:r>
      <w:r w:rsidR="008117C4">
        <w:t>avoir</w:t>
      </w:r>
      <w:r w:rsidR="00CC3CA9">
        <w:t xml:space="preserve"> des mots exclusifs</w:t>
      </w:r>
      <w:r w:rsidR="008117C4">
        <w:t xml:space="preserve"> dans la fin de la liste </w:t>
      </w:r>
      <w:r w:rsidR="004E61F1">
        <w:t>TF</w:t>
      </w:r>
      <w:r w:rsidR="00CC3CA9">
        <w:t>).</w:t>
      </w:r>
    </w:p>
    <w:p w14:paraId="2BEB1D5D" w14:textId="51C3E1C5" w:rsidR="00C25F90" w:rsidRDefault="002A3C2A" w:rsidP="009F684E">
      <w:pPr>
        <w:ind w:firstLine="708"/>
        <w:rPr>
          <w:ins w:id="93" w:author="Marc Ratcliff" w:date="2026-10-07T10:37:00Z" w16du:dateUtc="2026-10-07T08:37:00Z"/>
          <w:lang w:val="fr-FR"/>
        </w:rPr>
      </w:pPr>
      <w:r>
        <w:t>T</w:t>
      </w:r>
      <w:r w:rsidR="008959D0">
        <w:t xml:space="preserve">outes ces distances </w:t>
      </w:r>
      <w:r w:rsidR="004E61F1">
        <w:t xml:space="preserve">2 à 2 </w:t>
      </w:r>
      <w:r w:rsidR="008959D0">
        <w:t>forment</w:t>
      </w:r>
      <w:r w:rsidR="00EB2E9D">
        <w:t xml:space="preserve"> une matrice </w:t>
      </w:r>
      <w:r w:rsidR="008117C4">
        <w:t>avec une ligne et une colonne pour chaque formule</w:t>
      </w:r>
      <w:r w:rsidR="00EB2E9D">
        <w:t xml:space="preserve">. </w:t>
      </w:r>
      <w:del w:id="94" w:author="Marc Ratcliff" w:date="2026-10-07T10:30:00Z" w16du:dateUtc="2026-10-07T08:30:00Z">
        <w:r w:rsidR="00BB7452" w:rsidDel="000D4178">
          <w:delText xml:space="preserve">Comment en donner </w:delText>
        </w:r>
      </w:del>
      <w:ins w:id="95" w:author="Marc Ratcliff" w:date="2026-10-07T10:30:00Z" w16du:dateUtc="2026-10-07T08:30:00Z">
        <w:r w:rsidR="000D4178">
          <w:t>L</w:t>
        </w:r>
      </w:ins>
      <w:ins w:id="96" w:author="Marc Ratcliff" w:date="2026-10-07T10:31:00Z" w16du:dateUtc="2026-10-07T08:31:00Z">
        <w:r w:rsidR="000D4178">
          <w:t>e</w:t>
        </w:r>
      </w:ins>
      <w:ins w:id="97" w:author="Marc Ratcliff" w:date="2026-10-07T10:30:00Z" w16du:dateUtc="2026-10-07T08:30:00Z">
        <w:r w:rsidR="000D4178">
          <w:t xml:space="preserve"> </w:t>
        </w:r>
      </w:ins>
      <w:ins w:id="98" w:author="Marc Ratcliff" w:date="2026-10-07T10:31:00Z" w16du:dateUtc="2026-10-07T08:31:00Z">
        <w:r w:rsidR="000D4178">
          <w:t>graphique</w:t>
        </w:r>
      </w:ins>
      <w:ins w:id="99" w:author="Marc Ratcliff" w:date="2026-10-07T10:30:00Z" w16du:dateUtc="2026-10-07T08:30:00Z">
        <w:r w:rsidR="000D4178">
          <w:t xml:space="preserve"> 1 </w:t>
        </w:r>
      </w:ins>
      <w:ins w:id="100" w:author="Marc Ratcliff" w:date="2026-10-07T10:31:00Z" w16du:dateUtc="2026-10-07T08:31:00Z">
        <w:r w:rsidR="000D4178">
          <w:t>don</w:t>
        </w:r>
      </w:ins>
      <w:del w:id="101" w:author="Marc Ratcliff" w:date="2026-10-07T10:30:00Z" w16du:dateUtc="2026-10-07T08:30:00Z">
        <w:r w:rsidR="00BB7452" w:rsidDel="000D4178">
          <w:delText>u</w:delText>
        </w:r>
      </w:del>
      <w:r w:rsidR="00BB7452">
        <w:t xml:space="preserve">ne </w:t>
      </w:r>
      <w:ins w:id="102" w:author="Marc Ratcliff" w:date="2026-10-07T10:31:00Z" w16du:dateUtc="2026-10-07T08:31:00Z">
        <w:r w:rsidR="000D4178">
          <w:t>un</w:t>
        </w:r>
      </w:ins>
      <w:ins w:id="103" w:author="Marc Ratcliff" w:date="2026-10-07T10:32:00Z" w16du:dateUtc="2026-10-07T08:32:00Z">
        <w:r w:rsidR="000D4178">
          <w:t>e</w:t>
        </w:r>
      </w:ins>
      <w:ins w:id="104" w:author="Marc Ratcliff" w:date="2026-10-07T10:31:00Z" w16du:dateUtc="2026-10-07T08:31:00Z">
        <w:r w:rsidR="000D4178">
          <w:t xml:space="preserve"> </w:t>
        </w:r>
      </w:ins>
      <w:r w:rsidR="00BB7452">
        <w:t>représentation synthétique</w:t>
      </w:r>
      <w:ins w:id="105" w:author="Marc Ratcliff" w:date="2026-10-07T10:30:00Z" w16du:dateUtc="2026-10-07T08:30:00Z">
        <w:r w:rsidR="000D4178">
          <w:t xml:space="preserve"> qui compare l’ensemble</w:t>
        </w:r>
      </w:ins>
      <w:r w:rsidR="00BB7452">
        <w:t xml:space="preserve"> </w:t>
      </w:r>
      <w:del w:id="106" w:author="Marc Ratcliff" w:date="2026-10-07T10:30:00Z" w16du:dateUtc="2026-10-07T08:30:00Z">
        <w:r w:rsidR="00BB7452" w:rsidDel="000D4178">
          <w:delText>qu’un humain peut saisir ?</w:delText>
        </w:r>
      </w:del>
      <w:ins w:id="107" w:author="Marc Ratcliff" w:date="2026-10-07T10:31:00Z" w16du:dateUtc="2026-10-07T08:31:00Z">
        <w:r w:rsidR="000D4178">
          <w:t xml:space="preserve">des </w:t>
        </w:r>
      </w:ins>
      <w:ins w:id="108" w:author="Marc Ratcliff" w:date="2026-10-07T10:32:00Z" w16du:dateUtc="2026-10-07T08:32:00Z">
        <w:r w:rsidR="000D4178">
          <w:t>formules de spécificité</w:t>
        </w:r>
      </w:ins>
      <w:ins w:id="109" w:author="Marc Ratcliff" w:date="2026-10-07T10:31:00Z" w16du:dateUtc="2026-10-07T08:31:00Z">
        <w:r w:rsidR="000D4178">
          <w:t xml:space="preserve"> </w:t>
        </w:r>
      </w:ins>
      <w:del w:id="110" w:author="Marc Ratcliff" w:date="2026-10-07T10:31:00Z" w16du:dateUtc="2026-10-07T08:31:00Z">
        <w:r w:rsidR="00BB7452" w:rsidDel="000D4178">
          <w:delText xml:space="preserve"> </w:delText>
        </w:r>
      </w:del>
      <w:del w:id="111" w:author="Marc Ratcliff" w:date="2026-10-07T10:32:00Z" w16du:dateUtc="2026-10-07T08:32:00Z">
        <w:r w:rsidR="00BB7452" w:rsidDel="000D4178">
          <w:delText>Le graphique ci-dess</w:delText>
        </w:r>
        <w:r w:rsidR="004E61F1" w:rsidDel="000D4178">
          <w:delText>o</w:delText>
        </w:r>
        <w:r w:rsidR="00BB7452" w:rsidDel="000D4178">
          <w:delText xml:space="preserve">us est une </w:delText>
        </w:r>
      </w:del>
      <w:ins w:id="112" w:author="Marc Ratcliff" w:date="2026-10-07T10:32:00Z" w16du:dateUtc="2026-10-07T08:32:00Z">
        <w:r w:rsidR="000D4178">
          <w:t xml:space="preserve">au moyen d’une </w:t>
        </w:r>
      </w:ins>
      <w:r w:rsidR="00BB7452">
        <w:t>« </w:t>
      </w:r>
      <w:r w:rsidR="00BB7452">
        <w:rPr>
          <w:lang w:val="fr-FR"/>
        </w:rPr>
        <w:t>a</w:t>
      </w:r>
      <w:r w:rsidR="00BB7452" w:rsidRPr="00BB7452">
        <w:rPr>
          <w:lang w:val="fr-FR"/>
        </w:rPr>
        <w:t>nalyse en composantes principales</w:t>
      </w:r>
      <w:r w:rsidR="00BB7452">
        <w:rPr>
          <w:lang w:val="fr-FR"/>
        </w:rPr>
        <w:t> » (</w:t>
      </w:r>
      <w:r w:rsidR="00BB7452" w:rsidRPr="00BB7452">
        <w:rPr>
          <w:i/>
          <w:iCs/>
          <w:lang w:val="fr-FR"/>
        </w:rPr>
        <w:t>PCoA</w:t>
      </w:r>
      <w:r w:rsidR="00BB7452">
        <w:rPr>
          <w:lang w:val="fr-FR"/>
        </w:rPr>
        <w:t xml:space="preserve">) qui projette les </w:t>
      </w:r>
      <w:r w:rsidR="008117C4">
        <w:rPr>
          <w:lang w:val="fr-FR"/>
        </w:rPr>
        <w:t>multiples</w:t>
      </w:r>
      <w:r w:rsidR="00BB7452">
        <w:rPr>
          <w:lang w:val="fr-FR"/>
        </w:rPr>
        <w:t xml:space="preserve"> dimensions de la matrice initiale sur les 2 dimensions d’un plan. Cette projection conserve</w:t>
      </w:r>
      <w:r w:rsidR="00C25F90">
        <w:rPr>
          <w:lang w:val="fr-FR"/>
        </w:rPr>
        <w:t xml:space="preserve"> </w:t>
      </w:r>
      <w:r w:rsidR="00E058BD">
        <w:rPr>
          <w:lang w:val="fr-FR"/>
        </w:rPr>
        <w:t>environ</w:t>
      </w:r>
      <w:r w:rsidR="00C25F90">
        <w:rPr>
          <w:lang w:val="fr-FR"/>
        </w:rPr>
        <w:t xml:space="preserve"> </w:t>
      </w:r>
      <w:r w:rsidR="00556624">
        <w:rPr>
          <w:lang w:val="fr-FR"/>
        </w:rPr>
        <w:t>85</w:t>
      </w:r>
      <w:r w:rsidR="00BB7452">
        <w:rPr>
          <w:lang w:val="fr-FR"/>
        </w:rPr>
        <w:t xml:space="preserve">% de la variation, </w:t>
      </w:r>
      <w:r w:rsidR="008959D0">
        <w:rPr>
          <w:lang w:val="fr-FR"/>
        </w:rPr>
        <w:t>elle</w:t>
      </w:r>
      <w:r w:rsidR="00BB7452">
        <w:rPr>
          <w:lang w:val="fr-FR"/>
        </w:rPr>
        <w:t xml:space="preserve"> est donc très représentative de</w:t>
      </w:r>
      <w:r w:rsidR="007A4BAE">
        <w:rPr>
          <w:lang w:val="fr-FR"/>
        </w:rPr>
        <w:t xml:space="preserve"> la matrice</w:t>
      </w:r>
      <w:r w:rsidR="00BB7452">
        <w:rPr>
          <w:lang w:val="fr-FR"/>
        </w:rPr>
        <w:t>.</w:t>
      </w:r>
      <w:r w:rsidR="00E058BD">
        <w:rPr>
          <w:lang w:val="fr-FR"/>
        </w:rPr>
        <w:t xml:space="preserve"> Les </w:t>
      </w:r>
      <w:r w:rsidR="007F01DC">
        <w:rPr>
          <w:lang w:val="fr-FR"/>
        </w:rPr>
        <w:t>formules</w:t>
      </w:r>
      <w:r w:rsidR="00E058BD">
        <w:rPr>
          <w:lang w:val="fr-FR"/>
        </w:rPr>
        <w:t xml:space="preserve"> proches </w:t>
      </w:r>
      <w:r w:rsidR="007F01DC">
        <w:rPr>
          <w:lang w:val="fr-FR"/>
        </w:rPr>
        <w:t>produisent</w:t>
      </w:r>
      <w:r w:rsidR="00E058BD">
        <w:rPr>
          <w:lang w:val="fr-FR"/>
        </w:rPr>
        <w:t xml:space="preserve"> des listes de mots-clés similaires, les points éloignés diffèrent. </w:t>
      </w:r>
    </w:p>
    <w:p w14:paraId="452334C0" w14:textId="77777777" w:rsidR="000D4178" w:rsidRDefault="000D4178" w:rsidP="009F684E">
      <w:pPr>
        <w:ind w:firstLine="708"/>
        <w:rPr>
          <w:lang w:val="fr-FR"/>
        </w:rPr>
      </w:pPr>
    </w:p>
    <w:p w14:paraId="21201125" w14:textId="05A9F327" w:rsidR="00C25F90" w:rsidRDefault="004E61F1" w:rsidP="00C25F90">
      <w:pPr>
        <w:ind w:firstLine="0"/>
        <w:rPr>
          <w:lang w:val="fr-FR"/>
        </w:rPr>
      </w:pPr>
      <w:r w:rsidRPr="004E61F1">
        <w:rPr>
          <w:noProof/>
        </w:rPr>
        <w:drawing>
          <wp:anchor distT="0" distB="0" distL="114300" distR="114300" simplePos="0" relativeHeight="251665408" behindDoc="0" locked="0" layoutInCell="1" allowOverlap="1" wp14:anchorId="3A130EF5" wp14:editId="3250FE78">
            <wp:simplePos x="0" y="0"/>
            <wp:positionH relativeFrom="column">
              <wp:posOffset>44450</wp:posOffset>
            </wp:positionH>
            <wp:positionV relativeFrom="paragraph">
              <wp:posOffset>394252</wp:posOffset>
            </wp:positionV>
            <wp:extent cx="5760720" cy="3439160"/>
            <wp:effectExtent l="0" t="0" r="0" b="8890"/>
            <wp:wrapTopAndBottom/>
            <wp:docPr id="940263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3395"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3439160"/>
                    </a:xfrm>
                    <a:prstGeom prst="rect">
                      <a:avLst/>
                    </a:prstGeom>
                  </pic:spPr>
                </pic:pic>
              </a:graphicData>
            </a:graphic>
          </wp:anchor>
        </w:drawing>
      </w:r>
      <w:ins w:id="113" w:author="Marc Ratcliff" w:date="2026-10-07T10:31:00Z" w16du:dateUtc="2026-10-07T08:31:00Z">
        <w:r w:rsidR="000D4178">
          <w:rPr>
            <w:lang w:val="fr-FR"/>
          </w:rPr>
          <w:t xml:space="preserve">Graphique 1 : Comparaison des </w:t>
        </w:r>
      </w:ins>
      <w:ins w:id="114" w:author="Marc Ratcliff" w:date="2026-10-07T10:32:00Z" w16du:dateUtc="2026-10-07T08:32:00Z">
        <w:r w:rsidR="000D4178">
          <w:rPr>
            <w:lang w:val="fr-FR"/>
          </w:rPr>
          <w:t>formules</w:t>
        </w:r>
      </w:ins>
      <w:ins w:id="115" w:author="Marc Ratcliff" w:date="2026-10-07T10:31:00Z" w16du:dateUtc="2026-10-07T08:31:00Z">
        <w:r w:rsidR="000D4178">
          <w:rPr>
            <w:lang w:val="fr-FR"/>
          </w:rPr>
          <w:t xml:space="preserve"> de spécificité sur plus de 7000 chapitre</w:t>
        </w:r>
      </w:ins>
      <w:ins w:id="116" w:author="Marc Ratcliff" w:date="2026-10-07T10:32:00Z" w16du:dateUtc="2026-10-07T08:32:00Z">
        <w:r w:rsidR="000D4178">
          <w:rPr>
            <w:lang w:val="fr-FR"/>
          </w:rPr>
          <w:t>s de la langue du 19</w:t>
        </w:r>
        <w:r w:rsidR="000D4178" w:rsidRPr="000D4178">
          <w:rPr>
            <w:vertAlign w:val="superscript"/>
            <w:lang w:val="fr-FR"/>
            <w:rPrChange w:id="117" w:author="Marc Ratcliff" w:date="2026-10-07T10:32:00Z" w16du:dateUtc="2026-10-07T08:32:00Z">
              <w:rPr>
                <w:lang w:val="fr-FR"/>
              </w:rPr>
            </w:rPrChange>
          </w:rPr>
          <w:t>e</w:t>
        </w:r>
        <w:r w:rsidR="000D4178">
          <w:rPr>
            <w:lang w:val="fr-FR"/>
          </w:rPr>
          <w:t xml:space="preserve"> siècle</w:t>
        </w:r>
      </w:ins>
    </w:p>
    <w:p w14:paraId="4AF4C9C3" w14:textId="77777777" w:rsidR="004E61F1" w:rsidRDefault="004E61F1" w:rsidP="00C25F90">
      <w:pPr>
        <w:ind w:firstLine="0"/>
        <w:rPr>
          <w:lang w:val="fr-FR"/>
        </w:rPr>
      </w:pPr>
    </w:p>
    <w:p w14:paraId="5ED1EF86" w14:textId="222F810F" w:rsidR="004E61F1" w:rsidRDefault="004E61F1" w:rsidP="004E61F1">
      <w:pPr>
        <w:ind w:firstLine="0"/>
        <w:rPr>
          <w:lang w:val="fr-FR"/>
        </w:rPr>
      </w:pPr>
      <w:r>
        <w:rPr>
          <w:lang w:val="fr-FR"/>
        </w:rPr>
        <w:t xml:space="preserve">Les développeurs d’applications linguistiques savent que toutes les formules ne donnent pas les mêmes résultats. Ainsi </w:t>
      </w:r>
      <w:r w:rsidRPr="00E43ABB">
        <w:rPr>
          <w:i/>
          <w:iCs/>
          <w:lang w:val="fr-FR"/>
        </w:rPr>
        <w:t>Frantext</w:t>
      </w:r>
      <w:r>
        <w:rPr>
          <w:rStyle w:val="Appelnotedebasdep"/>
          <w:lang w:val="fr-FR"/>
        </w:rPr>
        <w:footnoteReference w:id="15"/>
      </w:r>
      <w:r>
        <w:rPr>
          <w:lang w:val="fr-FR"/>
        </w:rPr>
        <w:t xml:space="preserve"> propose les scores :</w:t>
      </w:r>
      <w:r w:rsidRPr="004E61F1">
        <w:rPr>
          <w:lang w:val="fr-FR"/>
        </w:rPr>
        <w:t xml:space="preserve"> TF </w:t>
      </w:r>
      <w:r>
        <w:rPr>
          <w:lang w:val="fr-FR"/>
        </w:rPr>
        <w:t xml:space="preserve">(fréquence), </w:t>
      </w:r>
      <w:r w:rsidRPr="004E61F1">
        <w:rPr>
          <w:lang w:val="fr-FR"/>
        </w:rPr>
        <w:t xml:space="preserve">G² </w:t>
      </w:r>
      <w:r>
        <w:rPr>
          <w:lang w:val="fr-FR"/>
        </w:rPr>
        <w:t>(</w:t>
      </w:r>
      <w:r w:rsidRPr="00101574">
        <w:rPr>
          <w:i/>
          <w:iCs/>
          <w:lang w:val="fr-FR"/>
        </w:rPr>
        <w:t>Loglikelihood</w:t>
      </w:r>
      <w:r>
        <w:rPr>
          <w:lang w:val="fr-FR"/>
        </w:rPr>
        <w:t xml:space="preserve">), </w:t>
      </w:r>
      <w:r w:rsidRPr="00101574">
        <w:rPr>
          <w:i/>
          <w:iCs/>
          <w:lang w:val="fr-FR"/>
        </w:rPr>
        <w:t>z</w:t>
      </w:r>
      <w:r>
        <w:rPr>
          <w:i/>
          <w:iCs/>
          <w:lang w:val="fr-FR"/>
        </w:rPr>
        <w:t>-</w:t>
      </w:r>
      <w:r w:rsidRPr="00101574">
        <w:rPr>
          <w:i/>
          <w:iCs/>
          <w:lang w:val="fr-FR"/>
        </w:rPr>
        <w:t>score</w:t>
      </w:r>
      <w:r>
        <w:rPr>
          <w:lang w:val="fr-FR"/>
        </w:rPr>
        <w:t xml:space="preserve">, </w:t>
      </w:r>
      <w:r w:rsidRPr="00101574">
        <w:rPr>
          <w:i/>
          <w:iCs/>
          <w:lang w:val="fr-FR"/>
        </w:rPr>
        <w:t>t</w:t>
      </w:r>
      <w:r>
        <w:rPr>
          <w:i/>
          <w:iCs/>
          <w:lang w:val="fr-FR"/>
        </w:rPr>
        <w:t>-</w:t>
      </w:r>
      <w:r w:rsidRPr="00101574">
        <w:rPr>
          <w:i/>
          <w:iCs/>
          <w:lang w:val="fr-FR"/>
        </w:rPr>
        <w:t>score</w:t>
      </w:r>
      <w:r>
        <w:rPr>
          <w:lang w:val="fr-FR"/>
        </w:rPr>
        <w:t xml:space="preserve">, et </w:t>
      </w:r>
      <w:r>
        <w:rPr>
          <w:i/>
          <w:iCs/>
          <w:lang w:val="fr-FR"/>
        </w:rPr>
        <w:t>MI</w:t>
      </w:r>
      <w:r>
        <w:rPr>
          <w:lang w:val="fr-FR"/>
        </w:rPr>
        <w:t xml:space="preserve"> (information mutuelle)</w:t>
      </w:r>
      <w:r>
        <w:rPr>
          <w:rStyle w:val="Appelnotedebasdep"/>
          <w:lang w:val="fr-FR"/>
        </w:rPr>
        <w:footnoteReference w:id="16"/>
      </w:r>
      <w:r>
        <w:rPr>
          <w:lang w:val="fr-FR"/>
        </w:rPr>
        <w:t xml:space="preserve">. </w:t>
      </w:r>
      <w:r w:rsidRPr="00E43ABB">
        <w:rPr>
          <w:i/>
          <w:iCs/>
          <w:lang w:val="fr-FR"/>
        </w:rPr>
        <w:t>SketchEngine</w:t>
      </w:r>
      <w:r>
        <w:rPr>
          <w:rStyle w:val="Appelnotedebasdep"/>
          <w:i/>
          <w:iCs/>
          <w:lang w:val="fr-FR"/>
        </w:rPr>
        <w:footnoteReference w:id="17"/>
      </w:r>
      <w:r>
        <w:rPr>
          <w:lang w:val="fr-FR"/>
        </w:rPr>
        <w:t xml:space="preserve"> ajoute encore </w:t>
      </w:r>
      <w:r w:rsidRPr="00E43ABB">
        <w:rPr>
          <w:i/>
          <w:iCs/>
          <w:lang w:val="fr-FR"/>
        </w:rPr>
        <w:t>MI</w:t>
      </w:r>
      <w:r w:rsidRPr="00E43ABB">
        <w:rPr>
          <w:i/>
          <w:iCs/>
          <w:vertAlign w:val="superscript"/>
          <w:lang w:val="fr-FR"/>
        </w:rPr>
        <w:t>3</w:t>
      </w:r>
      <w:r>
        <w:rPr>
          <w:lang w:val="fr-FR"/>
        </w:rPr>
        <w:t xml:space="preserve">, </w:t>
      </w:r>
      <w:r w:rsidRPr="00E43ABB">
        <w:rPr>
          <w:i/>
          <w:iCs/>
          <w:lang w:val="fr-FR"/>
        </w:rPr>
        <w:t>LogDice</w:t>
      </w:r>
      <w:r>
        <w:rPr>
          <w:lang w:val="fr-FR"/>
        </w:rPr>
        <w:t xml:space="preserve">, </w:t>
      </w:r>
      <w:r w:rsidRPr="00E43ABB">
        <w:rPr>
          <w:i/>
          <w:iCs/>
          <w:lang w:val="fr-FR"/>
        </w:rPr>
        <w:t>MI.log-f</w:t>
      </w:r>
      <w:r>
        <w:rPr>
          <w:lang w:val="fr-FR"/>
        </w:rPr>
        <w:t xml:space="preserve"> et </w:t>
      </w:r>
      <w:r w:rsidRPr="00E43ABB">
        <w:rPr>
          <w:i/>
          <w:iCs/>
          <w:lang w:val="fr-FR"/>
        </w:rPr>
        <w:t>minimum sensitivity</w:t>
      </w:r>
      <w:r>
        <w:rPr>
          <w:rStyle w:val="Appelnotedebasdep"/>
          <w:i/>
          <w:iCs/>
          <w:lang w:val="fr-FR"/>
        </w:rPr>
        <w:footnoteReference w:id="18"/>
      </w:r>
      <w:r>
        <w:rPr>
          <w:lang w:val="fr-FR"/>
        </w:rPr>
        <w:t> ; nous en avons collect</w:t>
      </w:r>
      <w:r w:rsidR="009A3603">
        <w:rPr>
          <w:lang w:val="fr-FR"/>
        </w:rPr>
        <w:t>é</w:t>
      </w:r>
      <w:r>
        <w:rPr>
          <w:lang w:val="fr-FR"/>
        </w:rPr>
        <w:t xml:space="preserve"> et implément</w:t>
      </w:r>
      <w:r w:rsidR="009A3603">
        <w:rPr>
          <w:lang w:val="fr-FR"/>
        </w:rPr>
        <w:t>é</w:t>
      </w:r>
      <w:r>
        <w:rPr>
          <w:lang w:val="fr-FR"/>
        </w:rPr>
        <w:t xml:space="preserve"> quelques autres dans la </w:t>
      </w:r>
      <w:r w:rsidR="009A3603">
        <w:rPr>
          <w:lang w:val="fr-FR"/>
        </w:rPr>
        <w:t>littérature</w:t>
      </w:r>
      <w:r>
        <w:rPr>
          <w:lang w:val="fr-FR"/>
        </w:rPr>
        <w:t>.</w:t>
      </w:r>
    </w:p>
    <w:p w14:paraId="301BE104" w14:textId="450AEBC8" w:rsidR="004E61F1" w:rsidRDefault="004E61F1" w:rsidP="004E61F1">
      <w:pPr>
        <w:ind w:firstLine="708"/>
        <w:rPr>
          <w:lang w:val="fr-FR"/>
        </w:rPr>
      </w:pPr>
      <w:r>
        <w:rPr>
          <w:lang w:val="fr-FR"/>
        </w:rPr>
        <w:t xml:space="preserve">En effet, la variété des tailles de corpus et de partitions peut demander des réglages différents. On peut comparer un texte, un livre, un auteur, une année, la co-occurrence autour d’un mot. Un chercheur peut aussi s’intéresser à des relations très fortes, par exemple les </w:t>
      </w:r>
      <w:r>
        <w:rPr>
          <w:lang w:val="fr-FR"/>
        </w:rPr>
        <w:lastRenderedPageBreak/>
        <w:t>collocations pour le</w:t>
      </w:r>
      <w:ins w:id="118" w:author="Marc Ratcliff" w:date="2026-10-07T10:34:00Z" w16du:dateUtc="2026-10-07T08:34:00Z">
        <w:r w:rsidR="000D4178">
          <w:rPr>
            <w:lang w:val="fr-FR"/>
          </w:rPr>
          <w:t>s</w:t>
        </w:r>
      </w:ins>
      <w:r>
        <w:rPr>
          <w:lang w:val="fr-FR"/>
        </w:rPr>
        <w:t>quel</w:t>
      </w:r>
      <w:ins w:id="119" w:author="Marc Ratcliff" w:date="2026-10-07T10:34:00Z" w16du:dateUtc="2026-10-07T08:34:00Z">
        <w:r w:rsidR="000D4178">
          <w:rPr>
            <w:lang w:val="fr-FR"/>
          </w:rPr>
          <w:t>les</w:t>
        </w:r>
      </w:ins>
      <w:r>
        <w:rPr>
          <w:lang w:val="fr-FR"/>
        </w:rPr>
        <w:t xml:space="preserve"> le score d’exclusivité est important ; ou bien très lâches, comme observer des thématiques partagées à travers de gros corpus. Il est vain de promettre la formule universelle.</w:t>
      </w:r>
    </w:p>
    <w:p w14:paraId="0500CD4F" w14:textId="04DFA690" w:rsidR="004E61F1" w:rsidDel="000D4178" w:rsidRDefault="004E61F1" w:rsidP="004E61F1">
      <w:pPr>
        <w:ind w:firstLine="708"/>
        <w:rPr>
          <w:del w:id="120" w:author="Marc Ratcliff" w:date="2026-10-07T10:36:00Z" w16du:dateUtc="2026-10-07T08:36:00Z"/>
          <w:lang w:val="fr-FR"/>
        </w:rPr>
      </w:pPr>
      <w:r>
        <w:rPr>
          <w:lang w:val="fr-FR"/>
        </w:rPr>
        <w:t>Cependant</w:t>
      </w:r>
      <w:ins w:id="121" w:author="Marc Ratcliff" w:date="2026-10-07T10:34:00Z" w16du:dateUtc="2026-10-07T08:34:00Z">
        <w:r w:rsidR="000D4178">
          <w:rPr>
            <w:lang w:val="fr-FR"/>
          </w:rPr>
          <w:t>, toutes</w:t>
        </w:r>
      </w:ins>
      <w:r>
        <w:rPr>
          <w:lang w:val="fr-FR"/>
        </w:rPr>
        <w:t xml:space="preserve"> ces possibilités sont </w:t>
      </w:r>
      <w:del w:id="122" w:author="Marc Ratcliff" w:date="2026-10-07T10:34:00Z" w16du:dateUtc="2026-10-07T08:34:00Z">
        <w:r w:rsidDel="000D4178">
          <w:rPr>
            <w:lang w:val="fr-FR"/>
          </w:rPr>
          <w:delText xml:space="preserve">offertes </w:delText>
        </w:r>
      </w:del>
      <w:ins w:id="123" w:author="Marc Ratcliff" w:date="2026-10-07T10:34:00Z" w16du:dateUtc="2026-10-07T08:34:00Z">
        <w:r w:rsidR="000D4178">
          <w:rPr>
            <w:lang w:val="fr-FR"/>
          </w:rPr>
          <w:t>généralement données</w:t>
        </w:r>
        <w:r w:rsidR="000D4178">
          <w:rPr>
            <w:lang w:val="fr-FR"/>
          </w:rPr>
          <w:t xml:space="preserve"> </w:t>
        </w:r>
      </w:ins>
      <w:r>
        <w:rPr>
          <w:lang w:val="fr-FR"/>
        </w:rPr>
        <w:t xml:space="preserve">sans beaucoup d’explication. </w:t>
      </w:r>
      <w:del w:id="124" w:author="Marc Ratcliff" w:date="2026-10-07T10:35:00Z" w16du:dateUtc="2026-10-07T08:35:00Z">
        <w:r w:rsidDel="000D4178">
          <w:rPr>
            <w:lang w:val="fr-FR"/>
          </w:rPr>
          <w:delText xml:space="preserve">Cela </w:delText>
        </w:r>
      </w:del>
      <w:ins w:id="125" w:author="Marc Ratcliff" w:date="2026-10-07T10:35:00Z" w16du:dateUtc="2026-10-07T08:35:00Z">
        <w:r w:rsidR="000D4178">
          <w:rPr>
            <w:lang w:val="fr-FR"/>
          </w:rPr>
          <w:t>Une telle démarche</w:t>
        </w:r>
        <w:r w:rsidR="000D4178">
          <w:rPr>
            <w:lang w:val="fr-FR"/>
          </w:rPr>
          <w:t xml:space="preserve"> </w:t>
        </w:r>
      </w:ins>
      <w:r>
        <w:rPr>
          <w:lang w:val="fr-FR"/>
        </w:rPr>
        <w:t xml:space="preserve">demanderait à l’utilisateur linguiste ou littéraire une grande expertise statistique pour comprendre les résultats qu’il obtient, ou sinon, il choisira la formule qui produit les résultats qui lui plaisent, sans pouvoir les </w:t>
      </w:r>
      <w:del w:id="126" w:author="Marc Ratcliff" w:date="2026-10-07T10:35:00Z" w16du:dateUtc="2026-10-07T08:35:00Z">
        <w:r w:rsidDel="000D4178">
          <w:rPr>
            <w:lang w:val="fr-FR"/>
          </w:rPr>
          <w:delText xml:space="preserve">expliquer </w:delText>
        </w:r>
      </w:del>
      <w:ins w:id="127" w:author="Marc Ratcliff" w:date="2026-10-07T10:35:00Z" w16du:dateUtc="2026-10-07T08:35:00Z">
        <w:r w:rsidR="000D4178">
          <w:rPr>
            <w:lang w:val="fr-FR"/>
          </w:rPr>
          <w:t>justifier par une argumentation</w:t>
        </w:r>
      </w:ins>
      <w:del w:id="128" w:author="Marc Ratcliff" w:date="2026-10-07T10:35:00Z" w16du:dateUtc="2026-10-07T08:35:00Z">
        <w:r w:rsidDel="000D4178">
          <w:rPr>
            <w:lang w:val="fr-FR"/>
          </w:rPr>
          <w:delText>dans un article</w:delText>
        </w:r>
      </w:del>
      <w:r>
        <w:rPr>
          <w:lang w:val="fr-FR"/>
        </w:rPr>
        <w:t>.</w:t>
      </w:r>
      <w:ins w:id="129" w:author="Marc Ratcliff" w:date="2026-10-07T10:36:00Z" w16du:dateUtc="2026-10-07T08:36:00Z">
        <w:r w:rsidR="000D4178">
          <w:rPr>
            <w:lang w:val="fr-FR"/>
          </w:rPr>
          <w:t xml:space="preserve"> </w:t>
        </w:r>
      </w:ins>
    </w:p>
    <w:p w14:paraId="14FCF501" w14:textId="4575CB26" w:rsidR="004E61F1" w:rsidDel="000D4178" w:rsidRDefault="004E61F1" w:rsidP="000D4178">
      <w:pPr>
        <w:ind w:firstLine="708"/>
        <w:rPr>
          <w:del w:id="130" w:author="Marc Ratcliff" w:date="2026-10-07T10:38:00Z" w16du:dateUtc="2026-10-07T08:38:00Z"/>
          <w:lang w:val="fr-FR"/>
        </w:rPr>
      </w:pPr>
      <w:del w:id="131" w:author="Marc Ratcliff" w:date="2026-10-07T10:35:00Z" w16du:dateUtc="2026-10-07T08:35:00Z">
        <w:r w:rsidDel="000D4178">
          <w:rPr>
            <w:lang w:val="fr-FR"/>
          </w:rPr>
          <w:delText xml:space="preserve">Pour </w:delText>
        </w:r>
      </w:del>
      <w:ins w:id="132" w:author="Marc Ratcliff" w:date="2026-10-07T10:35:00Z" w16du:dateUtc="2026-10-07T08:35:00Z">
        <w:r w:rsidR="000D4178">
          <w:rPr>
            <w:lang w:val="fr-FR"/>
          </w:rPr>
          <w:t xml:space="preserve">Reste que pour </w:t>
        </w:r>
      </w:ins>
      <w:r>
        <w:rPr>
          <w:lang w:val="fr-FR"/>
        </w:rPr>
        <w:t>l’extraction de mots-clés</w:t>
      </w:r>
      <w:ins w:id="133" w:author="Marc Ratcliff" w:date="2026-10-07T10:36:00Z" w16du:dateUtc="2026-10-07T08:36:00Z">
        <w:r w:rsidR="000D4178">
          <w:rPr>
            <w:lang w:val="fr-FR"/>
          </w:rPr>
          <w:t>,</w:t>
        </w:r>
      </w:ins>
      <w:r>
        <w:rPr>
          <w:lang w:val="fr-FR"/>
        </w:rPr>
        <w:t xml:space="preserve"> </w:t>
      </w:r>
      <w:del w:id="134" w:author="Marc Ratcliff" w:date="2026-10-07T10:36:00Z" w16du:dateUtc="2026-10-07T08:36:00Z">
        <w:r w:rsidDel="000D4178">
          <w:rPr>
            <w:lang w:val="fr-FR"/>
          </w:rPr>
          <w:delText xml:space="preserve">en tous cas, </w:delText>
        </w:r>
      </w:del>
      <w:r>
        <w:rPr>
          <w:lang w:val="fr-FR"/>
        </w:rPr>
        <w:t xml:space="preserve">le nuage de points </w:t>
      </w:r>
      <w:del w:id="135" w:author="Marc Ratcliff" w:date="2026-10-07T10:35:00Z" w16du:dateUtc="2026-10-07T08:35:00Z">
        <w:r w:rsidDel="000D4178">
          <w:rPr>
            <w:lang w:val="fr-FR"/>
          </w:rPr>
          <w:delText xml:space="preserve">semble </w:delText>
        </w:r>
      </w:del>
      <w:r>
        <w:rPr>
          <w:lang w:val="fr-FR"/>
        </w:rPr>
        <w:t>dessine</w:t>
      </w:r>
      <w:del w:id="136" w:author="Marc Ratcliff" w:date="2026-10-07T10:35:00Z" w16du:dateUtc="2026-10-07T08:35:00Z">
        <w:r w:rsidDel="000D4178">
          <w:rPr>
            <w:lang w:val="fr-FR"/>
          </w:rPr>
          <w:delText>r</w:delText>
        </w:r>
      </w:del>
      <w:r>
        <w:rPr>
          <w:lang w:val="fr-FR"/>
        </w:rPr>
        <w:t xml:space="preserve"> </w:t>
      </w:r>
      <w:del w:id="137" w:author="Marc Ratcliff" w:date="2026-10-07T10:36:00Z" w16du:dateUtc="2026-10-07T08:36:00Z">
        <w:r w:rsidDel="000D4178">
          <w:rPr>
            <w:lang w:val="fr-FR"/>
          </w:rPr>
          <w:delText xml:space="preserve">comme </w:delText>
        </w:r>
      </w:del>
      <w:r>
        <w:rPr>
          <w:lang w:val="fr-FR"/>
        </w:rPr>
        <w:t>un</w:t>
      </w:r>
      <w:ins w:id="138" w:author="Marc Ratcliff" w:date="2026-10-07T10:36:00Z" w16du:dateUtc="2026-10-07T08:36:00Z">
        <w:r w:rsidR="000D4178">
          <w:rPr>
            <w:lang w:val="fr-FR"/>
          </w:rPr>
          <w:t>e sorte d’</w:t>
        </w:r>
      </w:ins>
      <w:del w:id="139" w:author="Marc Ratcliff" w:date="2026-10-07T10:36:00Z" w16du:dateUtc="2026-10-07T08:36:00Z">
        <w:r w:rsidDel="000D4178">
          <w:rPr>
            <w:lang w:val="fr-FR"/>
          </w:rPr>
          <w:delText xml:space="preserve"> </w:delText>
        </w:r>
      </w:del>
      <w:r>
        <w:rPr>
          <w:lang w:val="fr-FR"/>
        </w:rPr>
        <w:t>arc continu entre fréquences locales</w:t>
      </w:r>
      <w:r w:rsidRPr="004E61F1">
        <w:rPr>
          <w:lang w:val="fr-FR"/>
        </w:rPr>
        <w:t xml:space="preserve"> TF </w:t>
      </w:r>
      <w:r>
        <w:rPr>
          <w:lang w:val="fr-FR"/>
        </w:rPr>
        <w:t xml:space="preserve">et fréquences exclusives EXTF, </w:t>
      </w:r>
      <w:del w:id="140" w:author="Marc Ratcliff" w:date="2026-10-07T10:36:00Z" w16du:dateUtc="2026-10-07T08:36:00Z">
        <w:r w:rsidDel="000D4178">
          <w:rPr>
            <w:lang w:val="fr-FR"/>
          </w:rPr>
          <w:delText xml:space="preserve">confirmant </w:delText>
        </w:r>
      </w:del>
      <w:ins w:id="141" w:author="Marc Ratcliff" w:date="2026-10-07T10:36:00Z" w16du:dateUtc="2026-10-07T08:36:00Z">
        <w:r w:rsidR="000D4178">
          <w:rPr>
            <w:lang w:val="fr-FR"/>
          </w:rPr>
          <w:t>venant ainsi confirmer</w:t>
        </w:r>
        <w:r w:rsidR="000D4178">
          <w:rPr>
            <w:lang w:val="fr-FR"/>
          </w:rPr>
          <w:t xml:space="preserve"> </w:t>
        </w:r>
      </w:ins>
      <w:r>
        <w:rPr>
          <w:lang w:val="fr-FR"/>
        </w:rPr>
        <w:t xml:space="preserve">les impressions subjectives </w:t>
      </w:r>
      <w:ins w:id="142" w:author="Marc Ratcliff" w:date="2026-10-07T10:36:00Z" w16du:dateUtc="2026-10-07T08:36:00Z">
        <w:r w:rsidR="000D4178">
          <w:rPr>
            <w:lang w:val="fr-FR"/>
          </w:rPr>
          <w:t xml:space="preserve">recueillies </w:t>
        </w:r>
      </w:ins>
      <w:r>
        <w:rPr>
          <w:lang w:val="fr-FR"/>
        </w:rPr>
        <w:t>sur un seul chapitre.</w:t>
      </w:r>
      <w:ins w:id="143" w:author="Marc Ratcliff" w:date="2026-10-07T10:38:00Z" w16du:dateUtc="2026-10-07T08:38:00Z">
        <w:r w:rsidR="000D4178">
          <w:rPr>
            <w:lang w:val="fr-FR"/>
          </w:rPr>
          <w:t xml:space="preserve"> Cependant, </w:t>
        </w:r>
      </w:ins>
    </w:p>
    <w:p w14:paraId="622552EF" w14:textId="5DEB0143" w:rsidR="00F70B73" w:rsidRDefault="004E61F1" w:rsidP="000D4178">
      <w:pPr>
        <w:ind w:firstLine="708"/>
        <w:rPr>
          <w:lang w:val="fr-FR"/>
        </w:rPr>
      </w:pPr>
      <w:del w:id="144" w:author="Marc Ratcliff" w:date="2026-10-07T10:37:00Z" w16du:dateUtc="2026-10-07T08:37:00Z">
        <w:r w:rsidDel="000D4178">
          <w:rPr>
            <w:lang w:val="fr-FR"/>
          </w:rPr>
          <w:delText xml:space="preserve">Cependant </w:delText>
        </w:r>
      </w:del>
      <w:ins w:id="145" w:author="Marc Ratcliff" w:date="2026-10-07T10:38:00Z" w16du:dateUtc="2026-10-07T08:38:00Z">
        <w:r w:rsidR="000D4178">
          <w:rPr>
            <w:lang w:val="fr-FR"/>
          </w:rPr>
          <w:t>d</w:t>
        </w:r>
      </w:ins>
      <w:ins w:id="146" w:author="Marc Ratcliff" w:date="2026-10-07T10:37:00Z" w16du:dateUtc="2026-10-07T08:37:00Z">
        <w:r w:rsidR="000D4178">
          <w:rPr>
            <w:lang w:val="fr-FR"/>
          </w:rPr>
          <w:t>ans le graphique,</w:t>
        </w:r>
        <w:r w:rsidR="000D4178">
          <w:rPr>
            <w:lang w:val="fr-FR"/>
          </w:rPr>
          <w:t xml:space="preserve"> </w:t>
        </w:r>
      </w:ins>
      <w:r>
        <w:rPr>
          <w:lang w:val="fr-FR"/>
        </w:rPr>
        <w:t>le</w:t>
      </w:r>
      <w:r w:rsidRPr="004E61F1">
        <w:rPr>
          <w:lang w:val="fr-FR"/>
        </w:rPr>
        <w:t xml:space="preserve"> χ² </w:t>
      </w:r>
      <w:r>
        <w:rPr>
          <w:lang w:val="fr-FR"/>
        </w:rPr>
        <w:t xml:space="preserve">ainsi que </w:t>
      </w:r>
      <w:r w:rsidRPr="00F70B73">
        <w:rPr>
          <w:i/>
          <w:iCs/>
          <w:lang w:val="fr-FR"/>
        </w:rPr>
        <w:t>mi3</w:t>
      </w:r>
      <w:r>
        <w:rPr>
          <w:lang w:val="fr-FR"/>
        </w:rPr>
        <w:t xml:space="preserve">, semblent se détacher. S’agit-il de cas particuliers, ou le signe que l’arc est un croissant, avec un ventre que nous pourrions remplir si l’on </w:t>
      </w:r>
      <w:del w:id="147" w:author="Marc Ratcliff" w:date="2026-10-07T10:38:00Z" w16du:dateUtc="2026-10-07T08:38:00Z">
        <w:r w:rsidDel="000D4178">
          <w:rPr>
            <w:lang w:val="fr-FR"/>
          </w:rPr>
          <w:delText xml:space="preserve">avait </w:delText>
        </w:r>
      </w:del>
      <w:ins w:id="148" w:author="Marc Ratcliff" w:date="2026-10-07T10:38:00Z" w16du:dateUtc="2026-10-07T08:38:00Z">
        <w:r w:rsidR="000D4178">
          <w:rPr>
            <w:lang w:val="fr-FR"/>
          </w:rPr>
          <w:t>trouvait</w:t>
        </w:r>
        <w:r w:rsidR="000D4178">
          <w:rPr>
            <w:lang w:val="fr-FR"/>
          </w:rPr>
          <w:t xml:space="preserve"> </w:t>
        </w:r>
      </w:ins>
      <w:r>
        <w:rPr>
          <w:lang w:val="fr-FR"/>
        </w:rPr>
        <w:t>d’autres formules ?</w:t>
      </w:r>
      <w:r w:rsidR="00AC2FEA">
        <w:rPr>
          <w:lang w:val="fr-FR"/>
        </w:rPr>
        <w:t xml:space="preserve"> </w:t>
      </w:r>
      <w:ins w:id="149" w:author="Marc Ratcliff" w:date="2026-10-07T10:38:00Z" w16du:dateUtc="2026-10-07T08:38:00Z">
        <w:r w:rsidR="000D4178">
          <w:rPr>
            <w:lang w:val="fr-FR"/>
          </w:rPr>
          <w:t xml:space="preserve">Cet indice peut nous mettre sur la bonne voie, comme </w:t>
        </w:r>
      </w:ins>
      <w:del w:id="150" w:author="Marc Ratcliff" w:date="2026-10-07T10:38:00Z" w16du:dateUtc="2026-10-07T08:38:00Z">
        <w:r w:rsidDel="000D4178">
          <w:rPr>
            <w:lang w:val="fr-FR"/>
          </w:rPr>
          <w:delText xml:space="preserve">C’est ce que </w:delText>
        </w:r>
      </w:del>
      <w:r>
        <w:rPr>
          <w:lang w:val="fr-FR"/>
        </w:rPr>
        <w:t xml:space="preserve">nous allons </w:t>
      </w:r>
      <w:ins w:id="151" w:author="Marc Ratcliff" w:date="2026-10-07T10:38:00Z" w16du:dateUtc="2026-10-07T08:38:00Z">
        <w:r w:rsidR="000D4178">
          <w:rPr>
            <w:lang w:val="fr-FR"/>
          </w:rPr>
          <w:t xml:space="preserve">le </w:t>
        </w:r>
      </w:ins>
      <w:r>
        <w:rPr>
          <w:lang w:val="fr-FR"/>
        </w:rPr>
        <w:t>voir dans la section suivante.</w:t>
      </w:r>
    </w:p>
    <w:p w14:paraId="43F685D4" w14:textId="170177AD" w:rsidR="00F70B73" w:rsidRDefault="00F70B73" w:rsidP="00F70B73">
      <w:pPr>
        <w:pStyle w:val="Titre1"/>
        <w:rPr>
          <w:lang w:val="fr-FR"/>
        </w:rPr>
      </w:pPr>
      <w:r>
        <w:rPr>
          <w:lang w:val="fr-FR"/>
        </w:rPr>
        <w:t xml:space="preserve">§5. </w:t>
      </w:r>
      <w:commentRangeStart w:id="152"/>
      <w:r w:rsidR="00F26665">
        <w:rPr>
          <w:lang w:val="fr-FR"/>
        </w:rPr>
        <w:t>Anticiper un</w:t>
      </w:r>
      <w:r>
        <w:rPr>
          <w:lang w:val="fr-FR"/>
        </w:rPr>
        <w:t xml:space="preserve"> mouvement est une intuition du nombre, paramétrer</w:t>
      </w:r>
      <w:commentRangeEnd w:id="152"/>
      <w:r w:rsidR="000D4178">
        <w:rPr>
          <w:rStyle w:val="Marquedecommentaire"/>
          <w:sz w:val="40"/>
          <w:szCs w:val="40"/>
          <w:lang w:val="fr-FR"/>
        </w:rPr>
        <w:commentReference w:id="152"/>
      </w:r>
    </w:p>
    <w:p w14:paraId="1CB966A1" w14:textId="59DE4101" w:rsidR="00575FB2" w:rsidRDefault="00575FB2" w:rsidP="009A3603">
      <w:pPr>
        <w:ind w:firstLine="0"/>
        <w:rPr>
          <w:lang w:val="fr-FR"/>
        </w:rPr>
      </w:pPr>
      <w:commentRangeStart w:id="153"/>
      <w:r>
        <w:rPr>
          <w:lang w:val="fr-FR"/>
        </w:rPr>
        <w:t>Un instrument</w:t>
      </w:r>
      <w:r w:rsidR="00D2274E">
        <w:rPr>
          <w:lang w:val="fr-FR"/>
        </w:rPr>
        <w:t xml:space="preserve"> d’observation</w:t>
      </w:r>
      <w:r w:rsidR="00892D23">
        <w:rPr>
          <w:lang w:val="fr-FR"/>
        </w:rPr>
        <w:t xml:space="preserve"> n’est pas</w:t>
      </w:r>
      <w:r>
        <w:rPr>
          <w:lang w:val="fr-FR"/>
        </w:rPr>
        <w:t xml:space="preserve"> </w:t>
      </w:r>
      <w:r w:rsidR="00F26665">
        <w:rPr>
          <w:lang w:val="fr-FR"/>
        </w:rPr>
        <w:t>commode</w:t>
      </w:r>
      <w:r w:rsidR="00892D23">
        <w:rPr>
          <w:lang w:val="fr-FR"/>
        </w:rPr>
        <w:t xml:space="preserve"> parce qu’il </w:t>
      </w:r>
      <w:ins w:id="154" w:author="Marc Ratcliff" w:date="2026-10-07T10:39:00Z" w16du:dateUtc="2026-10-07T08:39:00Z">
        <w:r w:rsidR="000D4178">
          <w:rPr>
            <w:lang w:val="fr-FR"/>
          </w:rPr>
          <w:t>propose</w:t>
        </w:r>
      </w:ins>
      <w:del w:id="155" w:author="Marc Ratcliff" w:date="2026-10-07T10:39:00Z" w16du:dateUtc="2026-10-07T08:39:00Z">
        <w:r w:rsidR="00892D23" w:rsidDel="000D4178">
          <w:rPr>
            <w:lang w:val="fr-FR"/>
          </w:rPr>
          <w:delText>a</w:delText>
        </w:r>
      </w:del>
      <w:r w:rsidR="00892D23">
        <w:rPr>
          <w:lang w:val="fr-FR"/>
        </w:rPr>
        <w:t xml:space="preserve"> plein d’options, mais parce qu’il y en a peu et </w:t>
      </w:r>
      <w:ins w:id="156" w:author="Marc Ratcliff" w:date="2026-10-07T10:39:00Z" w16du:dateUtc="2026-10-07T08:39:00Z">
        <w:r w:rsidR="000D4178">
          <w:rPr>
            <w:lang w:val="fr-FR"/>
          </w:rPr>
          <w:t xml:space="preserve">qu’elles sont </w:t>
        </w:r>
      </w:ins>
      <w:r w:rsidR="00892D23">
        <w:rPr>
          <w:lang w:val="fr-FR"/>
        </w:rPr>
        <w:t xml:space="preserve">bien </w:t>
      </w:r>
      <w:r w:rsidR="00876DB6">
        <w:rPr>
          <w:lang w:val="fr-FR"/>
        </w:rPr>
        <w:t>rég</w:t>
      </w:r>
      <w:r w:rsidR="009A3603">
        <w:rPr>
          <w:lang w:val="fr-FR"/>
        </w:rPr>
        <w:t>l</w:t>
      </w:r>
      <w:r w:rsidR="00876DB6">
        <w:rPr>
          <w:lang w:val="fr-FR"/>
        </w:rPr>
        <w:t xml:space="preserve">ées. </w:t>
      </w:r>
      <w:del w:id="157" w:author="Marc Ratcliff" w:date="2026-10-07T10:39:00Z" w16du:dateUtc="2026-10-07T08:39:00Z">
        <w:r w:rsidR="009A3603" w:rsidDel="000D4178">
          <w:rPr>
            <w:lang w:val="fr-FR"/>
          </w:rPr>
          <w:delText xml:space="preserve">L’esprit </w:delText>
        </w:r>
      </w:del>
      <w:ins w:id="158" w:author="Marc Ratcliff" w:date="2026-10-07T10:39:00Z" w16du:dateUtc="2026-10-07T08:39:00Z">
        <w:r w:rsidR="000D4178">
          <w:rPr>
            <w:lang w:val="fr-FR"/>
          </w:rPr>
          <w:t>On</w:t>
        </w:r>
        <w:r w:rsidR="000D4178">
          <w:rPr>
            <w:lang w:val="fr-FR"/>
          </w:rPr>
          <w:t xml:space="preserve"> </w:t>
        </w:r>
      </w:ins>
      <w:r w:rsidR="009A3603">
        <w:rPr>
          <w:lang w:val="fr-FR"/>
        </w:rPr>
        <w:t>peut se faire une idée assez juste d’un phénomène en saisissant son mouvement, ainsi nous anticipons la trajectoire d’une balle sans calculer son énergie cinétique et la pesanteur. Ainsi u</w:t>
      </w:r>
      <w:r w:rsidR="00876DB6">
        <w:rPr>
          <w:lang w:val="fr-FR"/>
        </w:rPr>
        <w:t>n</w:t>
      </w:r>
      <w:r>
        <w:rPr>
          <w:lang w:val="fr-FR"/>
        </w:rPr>
        <w:t xml:space="preserve"> chercheur </w:t>
      </w:r>
      <w:r w:rsidR="00876DB6">
        <w:rPr>
          <w:lang w:val="fr-FR"/>
        </w:rPr>
        <w:t xml:space="preserve">doit </w:t>
      </w:r>
      <w:r>
        <w:rPr>
          <w:lang w:val="fr-FR"/>
        </w:rPr>
        <w:t>p</w:t>
      </w:r>
      <w:r w:rsidR="00876DB6">
        <w:rPr>
          <w:lang w:val="fr-FR"/>
        </w:rPr>
        <w:t>ouvoir</w:t>
      </w:r>
      <w:r>
        <w:rPr>
          <w:lang w:val="fr-FR"/>
        </w:rPr>
        <w:t xml:space="preserve"> </w:t>
      </w:r>
      <w:r w:rsidR="00892D23">
        <w:rPr>
          <w:lang w:val="fr-FR"/>
        </w:rPr>
        <w:t>deviner une trajectoire,</w:t>
      </w:r>
      <w:r w:rsidR="009A3603">
        <w:rPr>
          <w:lang w:val="fr-FR"/>
        </w:rPr>
        <w:t xml:space="preserve"> anticiper un résultat, </w:t>
      </w:r>
      <w:r>
        <w:rPr>
          <w:lang w:val="fr-FR"/>
        </w:rPr>
        <w:t xml:space="preserve">si bien </w:t>
      </w:r>
      <w:r w:rsidR="009A3603">
        <w:rPr>
          <w:lang w:val="fr-FR"/>
        </w:rPr>
        <w:t>qu’il voit ce qui trompe les attentes</w:t>
      </w:r>
      <w:commentRangeEnd w:id="153"/>
      <w:r w:rsidR="00BD4B63">
        <w:rPr>
          <w:rStyle w:val="Marquedecommentaire"/>
          <w:sz w:val="24"/>
          <w:szCs w:val="22"/>
          <w:lang w:val="fr-FR"/>
        </w:rPr>
        <w:commentReference w:id="153"/>
      </w:r>
      <w:r>
        <w:rPr>
          <w:lang w:val="fr-FR"/>
        </w:rPr>
        <w:t>.</w:t>
      </w:r>
      <w:r w:rsidR="009A3603">
        <w:rPr>
          <w:lang w:val="fr-FR"/>
        </w:rPr>
        <w:t xml:space="preserve"> </w:t>
      </w:r>
      <w:r w:rsidR="00F26665">
        <w:rPr>
          <w:lang w:val="fr-FR"/>
        </w:rPr>
        <w:t>Au lieu de multiples noms d’algorithmes, il serait beaucoup plus commode de trouver un simple curseur qui parcoure</w:t>
      </w:r>
      <w:ins w:id="159" w:author="Marc Ratcliff" w:date="2026-10-07T10:43:00Z" w16du:dateUtc="2026-10-07T08:43:00Z">
        <w:r w:rsidR="000D4178">
          <w:rPr>
            <w:lang w:val="fr-FR"/>
          </w:rPr>
          <w:t xml:space="preserve">, procurant une impressino de continuité qui recoupe le croissant du graphique 1, </w:t>
        </w:r>
      </w:ins>
      <w:del w:id="160" w:author="Marc Ratcliff" w:date="2026-10-07T10:43:00Z" w16du:dateUtc="2026-10-07T08:43:00Z">
        <w:r w:rsidR="00F26665" w:rsidDel="000D4178">
          <w:rPr>
            <w:lang w:val="fr-FR"/>
          </w:rPr>
          <w:delText xml:space="preserve"> </w:delText>
        </w:r>
      </w:del>
      <w:r w:rsidR="00F26665">
        <w:rPr>
          <w:lang w:val="fr-FR"/>
        </w:rPr>
        <w:t>toute la variation des formules de spécificités</w:t>
      </w:r>
      <w:r w:rsidR="00D2274E">
        <w:rPr>
          <w:lang w:val="fr-FR"/>
        </w:rPr>
        <w:t xml:space="preserve">, </w:t>
      </w:r>
      <w:r w:rsidR="00876DB6">
        <w:rPr>
          <w:lang w:val="fr-FR"/>
        </w:rPr>
        <w:t xml:space="preserve">pour </w:t>
      </w:r>
      <w:r w:rsidR="009A3603">
        <w:rPr>
          <w:lang w:val="fr-FR"/>
        </w:rPr>
        <w:t>que l’intuition puisse se saisir des résultats.</w:t>
      </w:r>
    </w:p>
    <w:p w14:paraId="7DED894E" w14:textId="77777777" w:rsidR="00575FB2" w:rsidRDefault="00575FB2" w:rsidP="00C25F90">
      <w:pPr>
        <w:ind w:firstLine="0"/>
        <w:rPr>
          <w:lang w:val="fr-FR"/>
        </w:rPr>
      </w:pPr>
    </w:p>
    <w:p w14:paraId="01FFA158" w14:textId="0D69B239" w:rsidR="00C25F90" w:rsidRDefault="00AC2FEA" w:rsidP="00C25F90">
      <w:pPr>
        <w:ind w:firstLine="0"/>
        <w:rPr>
          <w:lang w:val="fr-FR"/>
        </w:rPr>
      </w:pPr>
      <w:r>
        <w:rPr>
          <w:lang w:val="fr-FR"/>
        </w:rPr>
        <w:t xml:space="preserve">Plusieurs formules connues </w:t>
      </w:r>
      <w:del w:id="161" w:author="Marc Ratcliff" w:date="2026-10-07T10:44:00Z" w16du:dateUtc="2026-10-07T08:44:00Z">
        <w:r w:rsidDel="000D4178">
          <w:rPr>
            <w:lang w:val="fr-FR"/>
          </w:rPr>
          <w:delText xml:space="preserve">offrent </w:delText>
        </w:r>
      </w:del>
      <w:ins w:id="162" w:author="Marc Ratcliff" w:date="2026-10-07T10:44:00Z" w16du:dateUtc="2026-10-07T08:44:00Z">
        <w:r w:rsidR="000D4178">
          <w:rPr>
            <w:lang w:val="fr-FR"/>
          </w:rPr>
          <w:t>fournissent</w:t>
        </w:r>
        <w:r w:rsidR="000D4178">
          <w:rPr>
            <w:lang w:val="fr-FR"/>
          </w:rPr>
          <w:t xml:space="preserve"> </w:t>
        </w:r>
      </w:ins>
      <w:r>
        <w:rPr>
          <w:lang w:val="fr-FR"/>
        </w:rPr>
        <w:t>un paramétrage</w:t>
      </w:r>
      <w:ins w:id="163" w:author="Marc Ratcliff" w:date="2026-10-07T10:44:00Z" w16du:dateUtc="2026-10-07T08:44:00Z">
        <w:r w:rsidR="000D4178">
          <w:rPr>
            <w:lang w:val="fr-FR"/>
          </w:rPr>
          <w:t xml:space="preserve"> ad hoc</w:t>
        </w:r>
      </w:ins>
      <w:r w:rsidR="00C25F90">
        <w:rPr>
          <w:lang w:val="fr-FR"/>
        </w:rPr>
        <w:t>.</w:t>
      </w:r>
    </w:p>
    <w:p w14:paraId="41EE964E" w14:textId="2CFA9E06" w:rsidR="00AC2FEA" w:rsidRPr="000D4178" w:rsidRDefault="00C25F90" w:rsidP="000D4178">
      <w:pPr>
        <w:pStyle w:val="Paragraphedeliste"/>
        <w:numPr>
          <w:ilvl w:val="0"/>
          <w:numId w:val="2"/>
        </w:numPr>
        <w:rPr>
          <w:lang w:val="fr-FR"/>
        </w:rPr>
        <w:pPrChange w:id="164" w:author="Marc Ratcliff" w:date="2026-10-07T10:44:00Z" w16du:dateUtc="2026-10-07T08:44:00Z">
          <w:pPr>
            <w:ind w:firstLine="708"/>
          </w:pPr>
        </w:pPrChange>
      </w:pPr>
      <w:r w:rsidRPr="000D4178">
        <w:rPr>
          <w:lang w:val="fr-FR"/>
        </w:rPr>
        <w:t>Simple</w:t>
      </w:r>
      <w:r w:rsidR="00876DB6" w:rsidRPr="000D4178">
        <w:rPr>
          <w:lang w:val="fr-FR"/>
        </w:rPr>
        <w:t>M</w:t>
      </w:r>
      <w:r w:rsidRPr="000D4178">
        <w:rPr>
          <w:lang w:val="fr-FR"/>
        </w:rPr>
        <w:t xml:space="preserve">aths et </w:t>
      </w:r>
      <w:r w:rsidR="00876DB6" w:rsidRPr="000D4178">
        <w:rPr>
          <w:lang w:val="fr-FR"/>
        </w:rPr>
        <w:t>BM</w:t>
      </w:r>
      <w:r w:rsidRPr="000D4178">
        <w:rPr>
          <w:lang w:val="fr-FR"/>
        </w:rPr>
        <w:t>25 peuvent être réglé</w:t>
      </w:r>
      <w:r w:rsidR="00AC2FEA" w:rsidRPr="000D4178">
        <w:rPr>
          <w:lang w:val="fr-FR"/>
        </w:rPr>
        <w:t>e</w:t>
      </w:r>
      <w:r w:rsidRPr="000D4178">
        <w:rPr>
          <w:lang w:val="fr-FR"/>
        </w:rPr>
        <w:t>s pour tendre vers</w:t>
      </w:r>
      <w:r w:rsidR="00876DB6" w:rsidRPr="000D4178">
        <w:rPr>
          <w:lang w:val="fr-FR"/>
        </w:rPr>
        <w:t xml:space="preserve"> les mots exclusifs</w:t>
      </w:r>
      <w:r w:rsidRPr="000D4178">
        <w:rPr>
          <w:lang w:val="fr-FR"/>
        </w:rPr>
        <w:t xml:space="preserve"> </w:t>
      </w:r>
      <w:r w:rsidR="00D0301E" w:rsidRPr="000D4178">
        <w:rPr>
          <w:lang w:val="fr-FR"/>
        </w:rPr>
        <w:t xml:space="preserve">(dans le graphique </w:t>
      </w:r>
      <w:r w:rsidR="00F70B73" w:rsidRPr="000D4178">
        <w:rPr>
          <w:lang w:val="fr-FR"/>
        </w:rPr>
        <w:t xml:space="preserve">précédent, </w:t>
      </w:r>
      <w:r w:rsidR="00D0301E" w:rsidRPr="000D4178">
        <w:rPr>
          <w:lang w:val="fr-FR"/>
        </w:rPr>
        <w:t>remarquer</w:t>
      </w:r>
      <w:r w:rsidR="00B97C59" w:rsidRPr="000D4178">
        <w:rPr>
          <w:lang w:val="fr-FR"/>
        </w:rPr>
        <w:t xml:space="preserve"> </w:t>
      </w:r>
      <w:r w:rsidR="00876DB6" w:rsidRPr="000D4178">
        <w:rPr>
          <w:lang w:val="fr-FR"/>
        </w:rPr>
        <w:t>S</w:t>
      </w:r>
      <w:r w:rsidR="00B97C59" w:rsidRPr="000D4178">
        <w:rPr>
          <w:lang w:val="fr-FR"/>
        </w:rPr>
        <w:t>imple</w:t>
      </w:r>
      <w:r w:rsidR="00876DB6" w:rsidRPr="000D4178">
        <w:rPr>
          <w:lang w:val="fr-FR"/>
        </w:rPr>
        <w:t>M</w:t>
      </w:r>
      <w:r w:rsidR="00B97C59" w:rsidRPr="000D4178">
        <w:rPr>
          <w:lang w:val="fr-FR"/>
        </w:rPr>
        <w:t>aths</w:t>
      </w:r>
      <w:r w:rsidR="00D0301E" w:rsidRPr="000D4178">
        <w:rPr>
          <w:lang w:val="fr-FR"/>
        </w:rPr>
        <w:t xml:space="preserve"> </w:t>
      </w:r>
      <w:r w:rsidR="00B97C59" w:rsidRPr="000D4178">
        <w:rPr>
          <w:lang w:val="fr-FR"/>
        </w:rPr>
        <w:t xml:space="preserve">et </w:t>
      </w:r>
      <w:r w:rsidR="00876DB6" w:rsidRPr="000D4178">
        <w:rPr>
          <w:iCs/>
          <w:lang w:val="fr-FR"/>
        </w:rPr>
        <w:t>S</w:t>
      </w:r>
      <w:r w:rsidR="00D0301E" w:rsidRPr="000D4178">
        <w:rPr>
          <w:iCs/>
          <w:lang w:val="fr-FR"/>
        </w:rPr>
        <w:t>imple</w:t>
      </w:r>
      <w:r w:rsidR="00876DB6" w:rsidRPr="000D4178">
        <w:rPr>
          <w:iCs/>
          <w:lang w:val="fr-FR"/>
        </w:rPr>
        <w:t>M</w:t>
      </w:r>
      <w:r w:rsidR="00D0301E" w:rsidRPr="000D4178">
        <w:rPr>
          <w:iCs/>
          <w:lang w:val="fr-FR"/>
        </w:rPr>
        <w:t>athsk</w:t>
      </w:r>
      <w:r w:rsidR="00876DB6" w:rsidRPr="000D4178">
        <w:rPr>
          <w:iCs/>
          <w:lang w:val="fr-FR"/>
        </w:rPr>
        <w:t>(</w:t>
      </w:r>
      <w:r w:rsidR="00D0301E" w:rsidRPr="000D4178">
        <w:rPr>
          <w:iCs/>
          <w:lang w:val="fr-FR"/>
        </w:rPr>
        <w:t>1</w:t>
      </w:r>
      <w:r w:rsidR="00876DB6" w:rsidRPr="000D4178">
        <w:rPr>
          <w:iCs/>
          <w:lang w:val="fr-FR"/>
        </w:rPr>
        <w:t>)</w:t>
      </w:r>
      <w:r w:rsidR="00D0301E" w:rsidRPr="000D4178">
        <w:rPr>
          <w:lang w:val="fr-FR"/>
        </w:rPr>
        <w:t> ;</w:t>
      </w:r>
      <w:r w:rsidR="00876DB6" w:rsidRPr="000D4178">
        <w:rPr>
          <w:lang w:val="fr-FR"/>
        </w:rPr>
        <w:t xml:space="preserve"> ou</w:t>
      </w:r>
      <w:r w:rsidR="00D0301E" w:rsidRPr="000D4178">
        <w:rPr>
          <w:lang w:val="fr-FR"/>
        </w:rPr>
        <w:t xml:space="preserve"> </w:t>
      </w:r>
      <w:r w:rsidR="00876DB6" w:rsidRPr="000D4178">
        <w:rPr>
          <w:lang w:val="fr-FR"/>
        </w:rPr>
        <w:t>BM25(k₁=100,b=1)</w:t>
      </w:r>
      <w:r w:rsidR="00B97C59" w:rsidRPr="000D4178">
        <w:rPr>
          <w:lang w:val="fr-FR"/>
        </w:rPr>
        <w:t xml:space="preserve"> et </w:t>
      </w:r>
      <w:r w:rsidR="00876DB6" w:rsidRPr="000D4178">
        <w:rPr>
          <w:iCs/>
          <w:lang w:val="fr-FR"/>
        </w:rPr>
        <w:t>BM</w:t>
      </w:r>
      <w:r w:rsidR="00B97C59" w:rsidRPr="000D4178">
        <w:rPr>
          <w:iCs/>
          <w:lang w:val="fr-FR"/>
        </w:rPr>
        <w:t>25</w:t>
      </w:r>
      <w:r w:rsidR="00876DB6" w:rsidRPr="000D4178">
        <w:rPr>
          <w:iCs/>
          <w:lang w:val="fr-FR"/>
        </w:rPr>
        <w:t xml:space="preserve"> par défaut</w:t>
      </w:r>
      <w:r w:rsidR="00D0301E" w:rsidRPr="000D4178">
        <w:rPr>
          <w:lang w:val="fr-FR"/>
        </w:rPr>
        <w:t>)</w:t>
      </w:r>
      <w:r w:rsidR="00B97C59" w:rsidRPr="000D4178">
        <w:rPr>
          <w:lang w:val="fr-FR"/>
        </w:rPr>
        <w:t>. Cependant ces fonctions ne peuvent pas tendre vers</w:t>
      </w:r>
      <w:r w:rsidRPr="000D4178">
        <w:rPr>
          <w:lang w:val="fr-FR"/>
        </w:rPr>
        <w:t xml:space="preserve"> </w:t>
      </w:r>
      <w:r w:rsidR="00876DB6" w:rsidRPr="000D4178">
        <w:rPr>
          <w:lang w:val="fr-FR"/>
        </w:rPr>
        <w:t>TF</w:t>
      </w:r>
      <w:r w:rsidRPr="000D4178">
        <w:rPr>
          <w:lang w:val="fr-FR"/>
        </w:rPr>
        <w:t>.</w:t>
      </w:r>
    </w:p>
    <w:p w14:paraId="7BDBF134" w14:textId="70C3B08D" w:rsidR="00D0301E" w:rsidRDefault="00C25F90" w:rsidP="000D4178">
      <w:pPr>
        <w:pStyle w:val="Paragraphedeliste"/>
        <w:numPr>
          <w:ilvl w:val="0"/>
          <w:numId w:val="2"/>
        </w:numPr>
        <w:pPrChange w:id="165" w:author="Marc Ratcliff" w:date="2026-10-07T10:44:00Z" w16du:dateUtc="2026-10-07T08:44:00Z">
          <w:pPr>
            <w:ind w:firstLine="708"/>
          </w:pPr>
        </w:pPrChange>
      </w:pPr>
      <w:r w:rsidRPr="000D4178">
        <w:rPr>
          <w:lang w:val="fr-FR"/>
        </w:rPr>
        <w:t xml:space="preserve">Le classique </w:t>
      </w:r>
      <w:r w:rsidR="00876DB6" w:rsidRPr="000D4178">
        <w:rPr>
          <w:lang w:val="fr-FR"/>
        </w:rPr>
        <w:t>TF</w:t>
      </w:r>
      <w:r w:rsidRPr="000D4178">
        <w:rPr>
          <w:lang w:val="fr-FR"/>
        </w:rPr>
        <w:t>-</w:t>
      </w:r>
      <w:r w:rsidR="00876DB6" w:rsidRPr="000D4178">
        <w:rPr>
          <w:lang w:val="fr-FR"/>
        </w:rPr>
        <w:t>IDF</w:t>
      </w:r>
      <w:r w:rsidRPr="00876DB6">
        <w:t>α</w:t>
      </w:r>
      <w:r w:rsidRPr="000D4178">
        <w:rPr>
          <w:lang w:val="fr-FR"/>
        </w:rPr>
        <w:t xml:space="preserve"> </w:t>
      </w:r>
      <w:r w:rsidR="00F26665" w:rsidRPr="000D4178">
        <w:rPr>
          <w:lang w:val="fr-FR"/>
        </w:rPr>
        <w:t>parcour</w:t>
      </w:r>
      <w:ins w:id="166" w:author="Marc Ratcliff" w:date="2026-10-07T10:46:00Z" w16du:dateUtc="2026-10-07T08:46:00Z">
        <w:r w:rsidR="000D4178">
          <w:rPr>
            <w:lang w:val="fr-FR"/>
          </w:rPr>
          <w:t>t</w:t>
        </w:r>
      </w:ins>
      <w:del w:id="167" w:author="Marc Ratcliff" w:date="2026-10-07T10:46:00Z" w16du:dateUtc="2026-10-07T08:46:00Z">
        <w:r w:rsidR="00F26665" w:rsidRPr="000D4178" w:rsidDel="000D4178">
          <w:rPr>
            <w:lang w:val="fr-FR"/>
          </w:rPr>
          <w:delText>e</w:delText>
        </w:r>
      </w:del>
      <w:r w:rsidR="00F26665" w:rsidRPr="000D4178">
        <w:rPr>
          <w:lang w:val="fr-FR"/>
        </w:rPr>
        <w:t xml:space="preserve"> une ligne entre </w:t>
      </w:r>
      <w:r w:rsidR="00876DB6" w:rsidRPr="000D4178">
        <w:rPr>
          <w:lang w:val="fr-FR"/>
        </w:rPr>
        <w:t>TF</w:t>
      </w:r>
      <w:r w:rsidR="00F26665" w:rsidRPr="000D4178">
        <w:rPr>
          <w:lang w:val="fr-FR"/>
        </w:rPr>
        <w:t xml:space="preserve"> et </w:t>
      </w:r>
      <w:r w:rsidR="00876DB6" w:rsidRPr="000D4178">
        <w:rPr>
          <w:lang w:val="fr-FR"/>
        </w:rPr>
        <w:t>EXTF</w:t>
      </w:r>
      <w:r w:rsidRPr="000D4178">
        <w:rPr>
          <w:lang w:val="fr-FR"/>
        </w:rPr>
        <w:t xml:space="preserve"> par un effet mathématique élémentaire. Soit </w:t>
      </w:r>
      <w:r w:rsidRPr="000D4178">
        <w:rPr>
          <w:i/>
          <w:iCs/>
          <w:lang w:val="fr-FR"/>
        </w:rPr>
        <w:t>tf</w:t>
      </w:r>
      <w:r w:rsidRPr="000D4178">
        <w:rPr>
          <w:lang w:val="fr-FR"/>
        </w:rPr>
        <w:t>/</w:t>
      </w:r>
      <w:r w:rsidRPr="000D4178">
        <w:rPr>
          <w:i/>
          <w:iCs/>
          <w:lang w:val="fr-FR"/>
        </w:rPr>
        <w:t>df</w:t>
      </w:r>
      <w:r w:rsidRPr="000D4178">
        <w:rPr>
          <w:i/>
          <w:iCs/>
          <w:vertAlign w:val="superscript"/>
        </w:rPr>
        <w:t>α</w:t>
      </w:r>
      <w:r w:rsidR="00B97C59">
        <w:t xml:space="preserve">, où </w:t>
      </w:r>
      <w:r w:rsidR="00B97C59" w:rsidRPr="000D4178">
        <w:rPr>
          <w:i/>
          <w:iCs/>
        </w:rPr>
        <w:t>tf</w:t>
      </w:r>
      <w:r w:rsidR="00B97C59">
        <w:t xml:space="preserve"> (</w:t>
      </w:r>
      <w:r w:rsidR="00B97C59" w:rsidRPr="000D4178">
        <w:rPr>
          <w:i/>
          <w:iCs/>
        </w:rPr>
        <w:t>term frequency</w:t>
      </w:r>
      <w:r w:rsidR="00B97C59">
        <w:t xml:space="preserve">) est la fréquence d’un terme dans le texte observé, et </w:t>
      </w:r>
      <w:r w:rsidR="00B97C59" w:rsidRPr="000D4178">
        <w:rPr>
          <w:i/>
          <w:iCs/>
        </w:rPr>
        <w:t>df</w:t>
      </w:r>
      <w:r w:rsidR="00B97C59">
        <w:t xml:space="preserve"> (</w:t>
      </w:r>
      <w:r w:rsidR="00B97C59" w:rsidRPr="000D4178">
        <w:rPr>
          <w:i/>
          <w:iCs/>
        </w:rPr>
        <w:t>document frequency</w:t>
      </w:r>
      <w:r w:rsidR="00B97C59">
        <w:t xml:space="preserve">) est le nombre de textes où apparaît ce terme. </w:t>
      </w:r>
      <w:r>
        <w:t xml:space="preserve">Si </w:t>
      </w:r>
      <w:r w:rsidRPr="000D4178">
        <w:rPr>
          <w:i/>
          <w:iCs/>
        </w:rPr>
        <w:t>α</w:t>
      </w:r>
      <w:r>
        <w:t>=0,</w:t>
      </w:r>
      <w:r w:rsidR="00AC2FEA">
        <w:t xml:space="preserve"> alors</w:t>
      </w:r>
      <w:r w:rsidR="00D0301E">
        <w:t xml:space="preserve"> le dénominateur</w:t>
      </w:r>
      <w:r>
        <w:t xml:space="preserve"> </w:t>
      </w:r>
      <w:r w:rsidRPr="000D4178">
        <w:rPr>
          <w:i/>
          <w:iCs/>
          <w:lang w:val="fr-FR"/>
        </w:rPr>
        <w:t>df</w:t>
      </w:r>
      <w:r w:rsidRPr="000D4178">
        <w:rPr>
          <w:i/>
          <w:iCs/>
          <w:vertAlign w:val="superscript"/>
        </w:rPr>
        <w:t>α</w:t>
      </w:r>
      <w:r>
        <w:t xml:space="preserve">=1, donc </w:t>
      </w:r>
      <w:r w:rsidRPr="000D4178">
        <w:rPr>
          <w:i/>
          <w:iCs/>
          <w:lang w:val="fr-FR"/>
        </w:rPr>
        <w:t>tf</w:t>
      </w:r>
      <w:r w:rsidRPr="000D4178">
        <w:rPr>
          <w:lang w:val="fr-FR"/>
        </w:rPr>
        <w:t>/</w:t>
      </w:r>
      <w:r w:rsidRPr="000D4178">
        <w:rPr>
          <w:i/>
          <w:iCs/>
          <w:lang w:val="fr-FR"/>
        </w:rPr>
        <w:t>df</w:t>
      </w:r>
      <w:r w:rsidRPr="000D4178">
        <w:rPr>
          <w:i/>
          <w:iCs/>
          <w:vertAlign w:val="superscript"/>
        </w:rPr>
        <w:t>α</w:t>
      </w:r>
      <w:r w:rsidRPr="00963497">
        <w:t>=</w:t>
      </w:r>
      <w:r w:rsidRPr="000D4178">
        <w:rPr>
          <w:i/>
          <w:iCs/>
        </w:rPr>
        <w:t>tf</w:t>
      </w:r>
      <w:r>
        <w:t xml:space="preserve">, la fréquence relative brute. </w:t>
      </w:r>
      <w:r w:rsidR="00AC2FEA">
        <w:t>Plus</w:t>
      </w:r>
      <w:r w:rsidR="00D0301E">
        <w:t xml:space="preserve"> </w:t>
      </w:r>
      <w:r w:rsidR="00D0301E" w:rsidRPr="000D4178">
        <w:rPr>
          <w:i/>
          <w:iCs/>
        </w:rPr>
        <w:t>α</w:t>
      </w:r>
      <w:r w:rsidR="00D0301E" w:rsidRPr="000D4178">
        <w:rPr>
          <w:vertAlign w:val="superscript"/>
        </w:rPr>
        <w:t xml:space="preserve"> </w:t>
      </w:r>
      <w:r w:rsidR="00D0301E">
        <w:t xml:space="preserve">augmente, plus </w:t>
      </w:r>
      <w:r w:rsidR="00D0301E" w:rsidRPr="000D4178">
        <w:rPr>
          <w:i/>
          <w:iCs/>
          <w:lang w:val="fr-FR"/>
        </w:rPr>
        <w:t>tf-idf</w:t>
      </w:r>
      <w:r w:rsidR="00D0301E" w:rsidRPr="000D4178">
        <w:rPr>
          <w:i/>
          <w:iCs/>
        </w:rPr>
        <w:t>α</w:t>
      </w:r>
      <w:r w:rsidR="00D0301E">
        <w:t xml:space="preserve"> tend vers</w:t>
      </w:r>
      <w:r w:rsidR="00D0301E" w:rsidRPr="009A3603">
        <w:t xml:space="preserve"> </w:t>
      </w:r>
      <w:r w:rsidR="009A3603">
        <w:t>EXTF</w:t>
      </w:r>
      <w:r w:rsidR="00D5215A" w:rsidRPr="009A3603">
        <w:t>,</w:t>
      </w:r>
      <w:r w:rsidR="00D5215A">
        <w:t xml:space="preserve"> </w:t>
      </w:r>
      <w:ins w:id="168" w:author="Marc Ratcliff" w:date="2026-10-07T10:48:00Z" w16du:dateUtc="2026-10-07T08:48:00Z">
        <w:r w:rsidR="000D4178">
          <w:t xml:space="preserve">et donc </w:t>
        </w:r>
      </w:ins>
      <w:r w:rsidR="00D0301E">
        <w:t>les mots exclusifs sont promus, les mots partagés sont dépréciés. En effet, un mot exclusif est présent dans un seul document</w:t>
      </w:r>
      <w:r w:rsidR="00D5215A">
        <w:t>,</w:t>
      </w:r>
      <w:r w:rsidR="00D0301E">
        <w:t xml:space="preserve"> </w:t>
      </w:r>
      <w:r w:rsidR="00D0301E" w:rsidRPr="000D4178">
        <w:rPr>
          <w:i/>
          <w:iCs/>
        </w:rPr>
        <w:t>df</w:t>
      </w:r>
      <w:r w:rsidR="00D0301E">
        <w:t xml:space="preserve">=1, son </w:t>
      </w:r>
      <w:r w:rsidR="00D0301E" w:rsidRPr="000D4178">
        <w:rPr>
          <w:i/>
          <w:iCs/>
          <w:lang w:val="fr-FR"/>
        </w:rPr>
        <w:t>tf-idf</w:t>
      </w:r>
      <w:r w:rsidR="00D0301E" w:rsidRPr="000D4178">
        <w:rPr>
          <w:i/>
          <w:iCs/>
        </w:rPr>
        <w:t>α</w:t>
      </w:r>
      <w:r w:rsidR="00D0301E">
        <w:t xml:space="preserve"> restera toujours égal à </w:t>
      </w:r>
      <w:r w:rsidR="00D0301E" w:rsidRPr="000D4178">
        <w:rPr>
          <w:i/>
          <w:iCs/>
        </w:rPr>
        <w:t>tf</w:t>
      </w:r>
      <w:r w:rsidR="00D0301E">
        <w:t xml:space="preserve"> = </w:t>
      </w:r>
      <w:r w:rsidR="00D0301E" w:rsidRPr="000D4178">
        <w:rPr>
          <w:i/>
          <w:iCs/>
        </w:rPr>
        <w:t>tf</w:t>
      </w:r>
      <w:r w:rsidR="00D0301E">
        <w:t>/1</w:t>
      </w:r>
      <w:r w:rsidR="00D0301E" w:rsidRPr="000D4178">
        <w:rPr>
          <w:i/>
          <w:iCs/>
          <w:vertAlign w:val="superscript"/>
        </w:rPr>
        <w:t>α</w:t>
      </w:r>
      <w:r w:rsidR="00D0301E">
        <w:t xml:space="preserve"> = </w:t>
      </w:r>
      <w:r w:rsidR="00D0301E" w:rsidRPr="000D4178">
        <w:rPr>
          <w:i/>
          <w:iCs/>
        </w:rPr>
        <w:t>tf</w:t>
      </w:r>
      <w:r w:rsidR="00D0301E">
        <w:t xml:space="preserve">/1. Par contre, si un mot est présent dans 2 documents, même s’il est très fréquent, par exemple </w:t>
      </w:r>
      <w:r w:rsidR="00D0301E" w:rsidRPr="000D4178">
        <w:rPr>
          <w:i/>
          <w:iCs/>
        </w:rPr>
        <w:t>tf</w:t>
      </w:r>
      <w:r w:rsidR="00D0301E">
        <w:t xml:space="preserve"> = 1000, son score peut </w:t>
      </w:r>
      <w:del w:id="169" w:author="Marc Ratcliff" w:date="2026-10-07T10:48:00Z" w16du:dateUtc="2026-10-07T08:48:00Z">
        <w:r w:rsidR="00D0301E" w:rsidDel="000D4178">
          <w:delText xml:space="preserve">être </w:delText>
        </w:r>
      </w:del>
      <w:ins w:id="170" w:author="Marc Ratcliff" w:date="2026-10-07T10:48:00Z" w16du:dateUtc="2026-10-07T08:48:00Z">
        <w:r w:rsidR="000D4178">
          <w:t xml:space="preserve">se trouver </w:t>
        </w:r>
      </w:ins>
      <w:r w:rsidR="00D0301E">
        <w:t>en</w:t>
      </w:r>
      <w:ins w:id="171" w:author="Marc Ratcliff" w:date="2026-10-07T10:48:00Z" w16du:dateUtc="2026-10-07T08:48:00Z">
        <w:r w:rsidR="000D4178">
          <w:t>-</w:t>
        </w:r>
      </w:ins>
      <w:del w:id="172" w:author="Marc Ratcliff" w:date="2026-10-07T10:48:00Z" w16du:dateUtc="2026-10-07T08:48:00Z">
        <w:r w:rsidR="00D0301E" w:rsidDel="000D4178">
          <w:delText xml:space="preserve"> </w:delText>
        </w:r>
      </w:del>
      <w:r w:rsidR="00D0301E">
        <w:t>dessous de 1, donc en</w:t>
      </w:r>
      <w:ins w:id="173" w:author="Marc Ratcliff" w:date="2026-10-07T10:48:00Z" w16du:dateUtc="2026-10-07T08:48:00Z">
        <w:r w:rsidR="000D4178">
          <w:t>-</w:t>
        </w:r>
      </w:ins>
      <w:del w:id="174" w:author="Marc Ratcliff" w:date="2026-10-07T10:48:00Z" w16du:dateUtc="2026-10-07T08:48:00Z">
        <w:r w:rsidR="00D0301E" w:rsidDel="000D4178">
          <w:delText xml:space="preserve"> </w:delText>
        </w:r>
      </w:del>
      <w:r w:rsidR="00D0301E">
        <w:t>dessous de tous les</w:t>
      </w:r>
      <w:r w:rsidR="00D0301E" w:rsidRPr="00F70B73">
        <w:t xml:space="preserve"> </w:t>
      </w:r>
      <w:r w:rsidR="00F70B73" w:rsidRPr="00F70B73">
        <w:t xml:space="preserve">termes </w:t>
      </w:r>
      <w:r w:rsidR="00F70B73">
        <w:t>exclusifs,</w:t>
      </w:r>
      <w:r w:rsidR="00D0301E">
        <w:t xml:space="preserve"> par exemple avec </w:t>
      </w:r>
      <w:r w:rsidR="00D0301E" w:rsidRPr="000D4178">
        <w:rPr>
          <w:i/>
          <w:iCs/>
        </w:rPr>
        <w:t>α</w:t>
      </w:r>
      <w:r w:rsidR="00D0301E">
        <w:t>=10, 1000/2</w:t>
      </w:r>
      <w:r w:rsidR="00D0301E" w:rsidRPr="000D4178">
        <w:rPr>
          <w:vertAlign w:val="superscript"/>
        </w:rPr>
        <w:t>10</w:t>
      </w:r>
      <w:r w:rsidR="00D0301E">
        <w:t xml:space="preserve"> = 1000/1024 </w:t>
      </w:r>
      <w:r w:rsidR="00D0301E" w:rsidRPr="000D4178">
        <w:rPr>
          <w:rFonts w:ascii="Cambria Math" w:hAnsi="Cambria Math" w:cs="Cambria Math"/>
        </w:rPr>
        <w:t>≃</w:t>
      </w:r>
      <w:r w:rsidR="00D0301E">
        <w:t xml:space="preserve"> 0,98.</w:t>
      </w:r>
    </w:p>
    <w:p w14:paraId="1A0F1AE3" w14:textId="68DA6445" w:rsidR="00556624" w:rsidRDefault="00556624" w:rsidP="000D4178">
      <w:pPr>
        <w:pStyle w:val="Paragraphedeliste"/>
        <w:numPr>
          <w:ilvl w:val="0"/>
          <w:numId w:val="2"/>
        </w:numPr>
        <w:pPrChange w:id="175" w:author="Marc Ratcliff" w:date="2026-10-07T10:44:00Z" w16du:dateUtc="2026-10-07T08:44:00Z">
          <w:pPr>
            <w:ind w:firstLine="708"/>
          </w:pPr>
        </w:pPrChange>
      </w:pPr>
      <w:r>
        <w:t xml:space="preserve">Sur ce modèle, </w:t>
      </w:r>
      <w:r w:rsidR="00F70B73">
        <w:t>on peut paramétrer d’autres formules. Par exemple</w:t>
      </w:r>
      <w:r w:rsidR="005E2327">
        <w:t xml:space="preserve"> un</w:t>
      </w:r>
      <w:r w:rsidR="00F70B73">
        <w:t xml:space="preserve"> </w:t>
      </w:r>
      <w:r w:rsidR="00F70B73" w:rsidRPr="000D4178">
        <w:rPr>
          <w:i/>
          <w:iCs/>
        </w:rPr>
        <w:t>G</w:t>
      </w:r>
      <w:r w:rsidR="00F70B73" w:rsidRPr="000D4178">
        <w:rPr>
          <w:i/>
          <w:iCs/>
          <w:vertAlign w:val="superscript"/>
        </w:rPr>
        <w:t>2</w:t>
      </w:r>
      <w:r w:rsidR="007F6A46" w:rsidRPr="000D4178">
        <w:rPr>
          <w:i/>
          <w:iCs/>
        </w:rPr>
        <w:t>α</w:t>
      </w:r>
      <w:r w:rsidR="007F6A46">
        <w:t xml:space="preserve"> </w:t>
      </w:r>
      <w:r w:rsidR="005E2327">
        <w:t xml:space="preserve">peut s’obtenir avec un calcul assez simple : </w:t>
      </w:r>
      <w:r w:rsidR="005E2327" w:rsidRPr="000D4178">
        <w:rPr>
          <w:i/>
          <w:iCs/>
        </w:rPr>
        <w:t>G</w:t>
      </w:r>
      <w:r w:rsidR="005E2327" w:rsidRPr="000D4178">
        <w:rPr>
          <w:i/>
          <w:iCs/>
          <w:vertAlign w:val="superscript"/>
        </w:rPr>
        <w:t>2</w:t>
      </w:r>
      <w:r w:rsidR="00F77EAA" w:rsidRPr="000D4178">
        <w:rPr>
          <w:i/>
          <w:iCs/>
        </w:rPr>
        <w:t>α</w:t>
      </w:r>
      <w:r w:rsidR="00F77EAA" w:rsidRPr="00F77EAA">
        <w:t>(</w:t>
      </w:r>
      <w:r w:rsidR="005E2327" w:rsidRPr="000D4178">
        <w:rPr>
          <w:i/>
          <w:iCs/>
        </w:rPr>
        <w:t>α</w:t>
      </w:r>
      <w:r w:rsidR="005E2327">
        <w:t xml:space="preserve">) = </w:t>
      </w:r>
      <w:r w:rsidR="005E2327" w:rsidRPr="000D4178">
        <w:rPr>
          <w:i/>
          <w:iCs/>
        </w:rPr>
        <w:t>tf</w:t>
      </w:r>
      <w:r w:rsidR="005E2327" w:rsidRPr="000D4178">
        <w:rPr>
          <w:vertAlign w:val="superscript"/>
        </w:rPr>
        <w:t xml:space="preserve">(1 - </w:t>
      </w:r>
      <w:r w:rsidR="005E2327" w:rsidRPr="000D4178">
        <w:rPr>
          <w:i/>
          <w:iCs/>
          <w:vertAlign w:val="superscript"/>
        </w:rPr>
        <w:t>α</w:t>
      </w:r>
      <w:r w:rsidR="005E2327" w:rsidRPr="000D4178">
        <w:rPr>
          <w:vertAlign w:val="superscript"/>
        </w:rPr>
        <w:t>)</w:t>
      </w:r>
      <w:r w:rsidR="005E2327" w:rsidRPr="005E2327">
        <w:t xml:space="preserve"> × </w:t>
      </w:r>
      <w:r w:rsidR="005E2327">
        <w:t>(</w:t>
      </w:r>
      <w:r w:rsidR="005E2327" w:rsidRPr="000D4178">
        <w:rPr>
          <w:i/>
          <w:iCs/>
        </w:rPr>
        <w:t>G</w:t>
      </w:r>
      <w:r w:rsidR="005E2327" w:rsidRPr="000D4178">
        <w:rPr>
          <w:i/>
          <w:iCs/>
          <w:vertAlign w:val="superscript"/>
        </w:rPr>
        <w:t>2</w:t>
      </w:r>
      <w:r w:rsidR="005E2327">
        <w:t>)</w:t>
      </w:r>
      <w:r w:rsidR="005E2327" w:rsidRPr="000D4178">
        <w:rPr>
          <w:i/>
          <w:iCs/>
          <w:vertAlign w:val="superscript"/>
        </w:rPr>
        <w:t xml:space="preserve"> α</w:t>
      </w:r>
      <w:r w:rsidR="005E2327">
        <w:t xml:space="preserve"> . Si </w:t>
      </w:r>
      <w:r w:rsidR="005E2327" w:rsidRPr="000D4178">
        <w:rPr>
          <w:i/>
          <w:iCs/>
        </w:rPr>
        <w:t>α</w:t>
      </w:r>
      <w:r w:rsidR="005E2327">
        <w:t xml:space="preserve"> = 0, </w:t>
      </w:r>
      <w:r w:rsidR="005E2327" w:rsidRPr="000D4178">
        <w:rPr>
          <w:i/>
          <w:iCs/>
        </w:rPr>
        <w:t>G</w:t>
      </w:r>
      <w:r w:rsidR="005E2327" w:rsidRPr="000D4178">
        <w:rPr>
          <w:i/>
          <w:iCs/>
          <w:vertAlign w:val="superscript"/>
        </w:rPr>
        <w:t>2</w:t>
      </w:r>
      <w:r w:rsidR="005E2327">
        <w:t>(</w:t>
      </w:r>
      <w:r w:rsidR="005E2327" w:rsidRPr="005E2327">
        <w:t>0</w:t>
      </w:r>
      <w:r w:rsidR="005E2327">
        <w:t xml:space="preserve">) = </w:t>
      </w:r>
      <w:r w:rsidR="005E2327" w:rsidRPr="000D4178">
        <w:rPr>
          <w:i/>
          <w:iCs/>
        </w:rPr>
        <w:t>tf</w:t>
      </w:r>
      <w:r w:rsidR="005E2327" w:rsidRPr="000D4178">
        <w:rPr>
          <w:vertAlign w:val="superscript"/>
        </w:rPr>
        <w:t>(1-0)</w:t>
      </w:r>
      <w:r w:rsidR="005E2327">
        <w:t xml:space="preserve"> </w:t>
      </w:r>
      <w:r w:rsidR="005E2327" w:rsidRPr="005E2327">
        <w:t xml:space="preserve">× </w:t>
      </w:r>
      <w:r w:rsidR="005E2327">
        <w:t>(</w:t>
      </w:r>
      <w:r w:rsidR="005E2327" w:rsidRPr="000D4178">
        <w:rPr>
          <w:i/>
          <w:iCs/>
        </w:rPr>
        <w:t>G</w:t>
      </w:r>
      <w:r w:rsidR="005E2327" w:rsidRPr="000D4178">
        <w:rPr>
          <w:i/>
          <w:iCs/>
          <w:vertAlign w:val="superscript"/>
        </w:rPr>
        <w:t>2</w:t>
      </w:r>
      <w:r w:rsidR="005E2327">
        <w:t>)</w:t>
      </w:r>
      <w:r w:rsidR="005E2327" w:rsidRPr="000D4178">
        <w:rPr>
          <w:i/>
          <w:iCs/>
          <w:vertAlign w:val="superscript"/>
        </w:rPr>
        <w:t xml:space="preserve"> </w:t>
      </w:r>
      <w:r w:rsidR="005E2327" w:rsidRPr="000D4178">
        <w:rPr>
          <w:vertAlign w:val="superscript"/>
        </w:rPr>
        <w:t>0</w:t>
      </w:r>
      <w:r w:rsidR="005E2327">
        <w:t xml:space="preserve"> = </w:t>
      </w:r>
      <w:r w:rsidR="005E2327" w:rsidRPr="000D4178">
        <w:rPr>
          <w:i/>
          <w:iCs/>
        </w:rPr>
        <w:t>tf</w:t>
      </w:r>
      <w:r w:rsidR="005E2327" w:rsidRPr="000D4178">
        <w:rPr>
          <w:vertAlign w:val="superscript"/>
        </w:rPr>
        <w:t>1</w:t>
      </w:r>
      <w:r w:rsidR="005E2327">
        <w:t xml:space="preserve"> </w:t>
      </w:r>
      <w:r w:rsidR="005E2327" w:rsidRPr="005E2327">
        <w:t>×</w:t>
      </w:r>
      <w:r w:rsidR="005E2327">
        <w:t xml:space="preserve"> 1 = </w:t>
      </w:r>
      <w:r w:rsidR="005E2327" w:rsidRPr="000D4178">
        <w:rPr>
          <w:i/>
          <w:iCs/>
        </w:rPr>
        <w:t>tf</w:t>
      </w:r>
      <w:r w:rsidR="005E2327">
        <w:t xml:space="preserve">. Si </w:t>
      </w:r>
      <w:r w:rsidR="005E2327" w:rsidRPr="000D4178">
        <w:rPr>
          <w:i/>
          <w:iCs/>
        </w:rPr>
        <w:t>α</w:t>
      </w:r>
      <w:r w:rsidR="005E2327">
        <w:t xml:space="preserve"> = 1, </w:t>
      </w:r>
      <w:r w:rsidR="00F77EAA" w:rsidRPr="000D4178">
        <w:rPr>
          <w:i/>
          <w:iCs/>
        </w:rPr>
        <w:t>G</w:t>
      </w:r>
      <w:r w:rsidR="00F77EAA" w:rsidRPr="000D4178">
        <w:rPr>
          <w:i/>
          <w:iCs/>
          <w:vertAlign w:val="superscript"/>
        </w:rPr>
        <w:t>2</w:t>
      </w:r>
      <w:r w:rsidR="00F77EAA" w:rsidRPr="000D4178">
        <w:rPr>
          <w:i/>
          <w:iCs/>
        </w:rPr>
        <w:t>α</w:t>
      </w:r>
      <w:r w:rsidR="005E2327">
        <w:t xml:space="preserve">(1) = </w:t>
      </w:r>
      <w:r w:rsidR="005E2327" w:rsidRPr="000D4178">
        <w:rPr>
          <w:i/>
          <w:iCs/>
        </w:rPr>
        <w:t>tf</w:t>
      </w:r>
      <w:r w:rsidR="005E2327" w:rsidRPr="000D4178">
        <w:rPr>
          <w:vertAlign w:val="superscript"/>
        </w:rPr>
        <w:t>(1-1)</w:t>
      </w:r>
      <w:r w:rsidR="005E2327">
        <w:t xml:space="preserve"> </w:t>
      </w:r>
      <w:r w:rsidR="005E2327" w:rsidRPr="005E2327">
        <w:t xml:space="preserve">× </w:t>
      </w:r>
      <w:r w:rsidR="005E2327">
        <w:t>(</w:t>
      </w:r>
      <w:r w:rsidR="005E2327" w:rsidRPr="000D4178">
        <w:rPr>
          <w:i/>
          <w:iCs/>
        </w:rPr>
        <w:t>G</w:t>
      </w:r>
      <w:r w:rsidR="005E2327" w:rsidRPr="000D4178">
        <w:rPr>
          <w:i/>
          <w:iCs/>
          <w:vertAlign w:val="superscript"/>
        </w:rPr>
        <w:t>2</w:t>
      </w:r>
      <w:r w:rsidR="005E2327">
        <w:t>)</w:t>
      </w:r>
      <w:r w:rsidR="005E2327" w:rsidRPr="000D4178">
        <w:rPr>
          <w:i/>
          <w:iCs/>
          <w:vertAlign w:val="superscript"/>
        </w:rPr>
        <w:t xml:space="preserve"> </w:t>
      </w:r>
      <w:r w:rsidR="005E2327" w:rsidRPr="000D4178">
        <w:rPr>
          <w:vertAlign w:val="superscript"/>
        </w:rPr>
        <w:t>1</w:t>
      </w:r>
      <w:r w:rsidR="005E2327">
        <w:t xml:space="preserve"> = </w:t>
      </w:r>
      <w:r w:rsidR="005E2327" w:rsidRPr="000D4178">
        <w:rPr>
          <w:i/>
          <w:iCs/>
        </w:rPr>
        <w:t>tf</w:t>
      </w:r>
      <w:r w:rsidR="005E2327" w:rsidRPr="000D4178">
        <w:rPr>
          <w:vertAlign w:val="superscript"/>
        </w:rPr>
        <w:t>0</w:t>
      </w:r>
      <w:r w:rsidR="005E2327">
        <w:t xml:space="preserve"> </w:t>
      </w:r>
      <w:r w:rsidR="005E2327" w:rsidRPr="005E2327">
        <w:t>×</w:t>
      </w:r>
      <w:r w:rsidR="005E2327">
        <w:t xml:space="preserve"> </w:t>
      </w:r>
      <w:r w:rsidR="005E2327" w:rsidRPr="000D4178">
        <w:rPr>
          <w:i/>
          <w:iCs/>
        </w:rPr>
        <w:t>G</w:t>
      </w:r>
      <w:r w:rsidR="005E2327" w:rsidRPr="000D4178">
        <w:rPr>
          <w:i/>
          <w:iCs/>
          <w:vertAlign w:val="superscript"/>
        </w:rPr>
        <w:t>2</w:t>
      </w:r>
      <w:r w:rsidR="005E2327">
        <w:t xml:space="preserve"> = </w:t>
      </w:r>
      <w:r w:rsidR="005E2327" w:rsidRPr="000D4178">
        <w:rPr>
          <w:i/>
          <w:iCs/>
        </w:rPr>
        <w:t>G</w:t>
      </w:r>
      <w:r w:rsidR="005E2327" w:rsidRPr="000D4178">
        <w:rPr>
          <w:i/>
          <w:iCs/>
          <w:vertAlign w:val="superscript"/>
        </w:rPr>
        <w:t>2</w:t>
      </w:r>
      <w:r w:rsidR="005E2327" w:rsidRPr="005E2327">
        <w:t>.</w:t>
      </w:r>
      <w:r w:rsidR="005E2327">
        <w:t xml:space="preserve"> La fonction est continue entre</w:t>
      </w:r>
      <w:r w:rsidR="005E2327" w:rsidRPr="00876DB6">
        <w:t xml:space="preserve"> </w:t>
      </w:r>
      <w:r w:rsidR="00876DB6">
        <w:t>TF</w:t>
      </w:r>
      <w:r w:rsidR="005E2327" w:rsidRPr="00876DB6">
        <w:t xml:space="preserve"> </w:t>
      </w:r>
      <w:r w:rsidR="005E2327" w:rsidRPr="005E2327">
        <w:t xml:space="preserve">et </w:t>
      </w:r>
      <w:r w:rsidR="005E2327" w:rsidRPr="000D4178">
        <w:rPr>
          <w:i/>
          <w:iCs/>
        </w:rPr>
        <w:t>G</w:t>
      </w:r>
      <w:r w:rsidR="005E2327" w:rsidRPr="000D4178">
        <w:rPr>
          <w:i/>
          <w:iCs/>
          <w:vertAlign w:val="superscript"/>
        </w:rPr>
        <w:t>2</w:t>
      </w:r>
      <w:r w:rsidR="005E2327" w:rsidRPr="005E2327">
        <w:t xml:space="preserve"> </w:t>
      </w:r>
      <w:r w:rsidR="005E2327">
        <w:t xml:space="preserve">pour </w:t>
      </w:r>
      <w:r w:rsidR="005E2327" w:rsidRPr="000D4178">
        <w:rPr>
          <w:i/>
          <w:iCs/>
        </w:rPr>
        <w:t>α</w:t>
      </w:r>
      <w:r w:rsidR="005E2327" w:rsidRPr="005E2327">
        <w:t xml:space="preserve"> </w:t>
      </w:r>
      <w:r w:rsidR="005E2327" w:rsidRPr="000D4178">
        <w:rPr>
          <w:rFonts w:ascii="Cambria Math" w:hAnsi="Cambria Math" w:cs="Cambria Math"/>
        </w:rPr>
        <w:t>∈</w:t>
      </w:r>
      <w:r w:rsidR="005E2327">
        <w:t xml:space="preserve"> </w:t>
      </w:r>
      <w:r w:rsidR="005E2327" w:rsidRPr="005E2327">
        <w:t>[</w:t>
      </w:r>
      <w:r w:rsidR="005E2327">
        <w:t>0, 1</w:t>
      </w:r>
      <w:r w:rsidR="005E2327" w:rsidRPr="005E2327">
        <w:t>]</w:t>
      </w:r>
      <w:r w:rsidR="005E2327">
        <w:t xml:space="preserve">. Il est </w:t>
      </w:r>
      <w:r w:rsidR="00F77EAA">
        <w:t>moins simple que pour</w:t>
      </w:r>
      <w:r w:rsidR="00F77EAA" w:rsidRPr="00876DB6">
        <w:t xml:space="preserve"> </w:t>
      </w:r>
      <w:r w:rsidR="00876DB6" w:rsidRPr="000D4178">
        <w:rPr>
          <w:lang w:val="fr-FR"/>
        </w:rPr>
        <w:t>TF</w:t>
      </w:r>
      <w:r w:rsidR="00F77EAA" w:rsidRPr="000D4178">
        <w:rPr>
          <w:lang w:val="fr-FR"/>
        </w:rPr>
        <w:t>-</w:t>
      </w:r>
      <w:r w:rsidR="00876DB6" w:rsidRPr="000D4178">
        <w:rPr>
          <w:lang w:val="fr-FR"/>
        </w:rPr>
        <w:t>IDF</w:t>
      </w:r>
      <w:r w:rsidR="00F77EAA" w:rsidRPr="00876DB6">
        <w:t xml:space="preserve">α </w:t>
      </w:r>
      <w:r w:rsidR="00F77EAA">
        <w:t xml:space="preserve">de démontrer vers quoi tend </w:t>
      </w:r>
      <w:r w:rsidR="00F77EAA" w:rsidRPr="00876DB6">
        <w:t>G</w:t>
      </w:r>
      <w:r w:rsidR="00F77EAA" w:rsidRPr="000D4178">
        <w:rPr>
          <w:vertAlign w:val="superscript"/>
        </w:rPr>
        <w:t>2</w:t>
      </w:r>
      <w:r w:rsidR="00F77EAA" w:rsidRPr="00876DB6">
        <w:t>α</w:t>
      </w:r>
      <w:r w:rsidR="00F77EAA">
        <w:t xml:space="preserve"> quand </w:t>
      </w:r>
      <w:r w:rsidR="00F77EAA" w:rsidRPr="000D4178">
        <w:rPr>
          <w:i/>
          <w:iCs/>
        </w:rPr>
        <w:t>α</w:t>
      </w:r>
      <w:r w:rsidR="00F77EAA">
        <w:t xml:space="preserve"> &gt; 1, mais il est</w:t>
      </w:r>
      <w:r w:rsidR="00876DB6">
        <w:t xml:space="preserve"> très</w:t>
      </w:r>
      <w:r w:rsidR="00F77EAA">
        <w:t xml:space="preserve"> facile de le montrer en traçant des points.</w:t>
      </w:r>
    </w:p>
    <w:p w14:paraId="0ACB3877" w14:textId="3B92FCE7" w:rsidR="00876DB6" w:rsidRPr="000D4178" w:rsidRDefault="00876DB6" w:rsidP="000D4178">
      <w:pPr>
        <w:pStyle w:val="Paragraphedeliste"/>
        <w:numPr>
          <w:ilvl w:val="0"/>
          <w:numId w:val="2"/>
        </w:numPr>
        <w:rPr>
          <w:ins w:id="176" w:author="Marc Ratcliff" w:date="2026-10-07T10:44:00Z" w16du:dateUtc="2026-10-07T08:44:00Z"/>
          <w:i/>
          <w:iCs/>
          <w:rPrChange w:id="177" w:author="Marc Ratcliff" w:date="2026-10-07T10:44:00Z" w16du:dateUtc="2026-10-07T08:44:00Z">
            <w:rPr>
              <w:ins w:id="178" w:author="Marc Ratcliff" w:date="2026-10-07T10:44:00Z" w16du:dateUtc="2026-10-07T08:44:00Z"/>
            </w:rPr>
          </w:rPrChange>
        </w:rPr>
      </w:pPr>
      <w:r>
        <w:lastRenderedPageBreak/>
        <w:t xml:space="preserve">Pour l’exercice on aura aussi forgé un </w:t>
      </w:r>
      <w:r w:rsidRPr="00876DB6">
        <w:t>subTF-IDFα</w:t>
      </w:r>
      <w:r>
        <w:t xml:space="preserve">, un </w:t>
      </w:r>
      <w:r w:rsidRPr="00876DB6">
        <w:t>χ²α</w:t>
      </w:r>
      <w:r>
        <w:t xml:space="preserve">, et un </w:t>
      </w:r>
      <w:r w:rsidRPr="00876DB6">
        <w:t>HGTα</w:t>
      </w:r>
      <w:r>
        <w:t>, c’est-à-dire un score hypergéométrique paramétrable du type de TXM, mais sans valeur</w:t>
      </w:r>
      <w:r w:rsidR="00392619">
        <w:t>s</w:t>
      </w:r>
      <w:r>
        <w:t xml:space="preserve"> négatives.</w:t>
      </w:r>
    </w:p>
    <w:p w14:paraId="715912D6" w14:textId="1A4182C5" w:rsidR="000D4178" w:rsidRDefault="000D4178" w:rsidP="000D4178">
      <w:pPr>
        <w:ind w:firstLine="0"/>
        <w:rPr>
          <w:ins w:id="179" w:author="Marc Ratcliff" w:date="2026-10-07T10:45:00Z" w16du:dateUtc="2026-10-07T08:45:00Z"/>
        </w:rPr>
        <w:pPrChange w:id="180" w:author="Marc Ratcliff" w:date="2026-10-07T10:46:00Z" w16du:dateUtc="2026-10-07T08:46:00Z">
          <w:pPr>
            <w:ind w:left="708" w:firstLine="0"/>
          </w:pPr>
        </w:pPrChange>
      </w:pPr>
      <w:ins w:id="181" w:author="Marc Ratcliff" w:date="2026-10-07T10:44:00Z" w16du:dateUtc="2026-10-07T08:44:00Z">
        <w:r w:rsidRPr="000D4178">
          <w:rPr>
            <w:rPrChange w:id="182" w:author="Marc Ratcliff" w:date="2026-10-07T10:45:00Z" w16du:dateUtc="2026-10-07T08:45:00Z">
              <w:rPr>
                <w:i/>
                <w:iCs/>
              </w:rPr>
            </w:rPrChange>
          </w:rPr>
          <w:t>Tout</w:t>
        </w:r>
      </w:ins>
      <w:ins w:id="183" w:author="Marc Ratcliff" w:date="2026-10-07T10:45:00Z" w16du:dateUtc="2026-10-07T08:45:00Z">
        <w:r>
          <w:t xml:space="preserve">es ces </w:t>
        </w:r>
      </w:ins>
      <w:ins w:id="184" w:author="Marc Ratcliff" w:date="2026-10-07T10:50:00Z" w16du:dateUtc="2026-10-07T08:50:00Z">
        <w:r>
          <w:t>formules paramétrables de spécificité</w:t>
        </w:r>
      </w:ins>
      <w:ins w:id="185" w:author="Marc Ratcliff" w:date="2026-10-07T10:49:00Z" w16du:dateUtc="2026-10-07T08:49:00Z">
        <w:r>
          <w:t xml:space="preserve"> </w:t>
        </w:r>
      </w:ins>
      <w:ins w:id="186" w:author="Marc Ratcliff" w:date="2026-10-07T10:45:00Z" w16du:dateUtc="2026-10-07T08:45:00Z">
        <w:r>
          <w:t xml:space="preserve">sont </w:t>
        </w:r>
      </w:ins>
      <w:ins w:id="187" w:author="Marc Ratcliff" w:date="2026-10-07T10:49:00Z" w16du:dateUtc="2026-10-07T08:49:00Z">
        <w:r>
          <w:t>comparées</w:t>
        </w:r>
      </w:ins>
      <w:ins w:id="188" w:author="Marc Ratcliff" w:date="2026-10-07T10:45:00Z" w16du:dateUtc="2026-10-07T08:45:00Z">
        <w:r>
          <w:t xml:space="preserve"> dans le graphique 2</w:t>
        </w:r>
      </w:ins>
    </w:p>
    <w:p w14:paraId="2FF7E66D" w14:textId="77777777" w:rsidR="000D4178" w:rsidRDefault="000D4178" w:rsidP="000D4178">
      <w:pPr>
        <w:ind w:left="708" w:firstLine="0"/>
        <w:rPr>
          <w:ins w:id="189" w:author="Marc Ratcliff" w:date="2026-10-07T10:45:00Z" w16du:dateUtc="2026-10-07T08:45:00Z"/>
        </w:rPr>
      </w:pPr>
    </w:p>
    <w:p w14:paraId="0BA4CE6A" w14:textId="576F9837" w:rsidR="000D4178" w:rsidRPr="000D4178" w:rsidRDefault="000D4178" w:rsidP="000D4178">
      <w:pPr>
        <w:ind w:left="708" w:firstLine="0"/>
        <w:pPrChange w:id="190" w:author="Marc Ratcliff" w:date="2026-10-07T10:44:00Z" w16du:dateUtc="2026-10-07T08:44:00Z">
          <w:pPr>
            <w:ind w:firstLine="708"/>
          </w:pPr>
        </w:pPrChange>
      </w:pPr>
      <w:ins w:id="191" w:author="Marc Ratcliff" w:date="2026-10-07T10:45:00Z" w16du:dateUtc="2026-10-07T08:45:00Z">
        <w:r>
          <w:t xml:space="preserve">Graphique 2 comparaison des </w:t>
        </w:r>
      </w:ins>
      <w:ins w:id="192" w:author="Marc Ratcliff" w:date="2026-10-07T10:50:00Z" w16du:dateUtc="2026-10-07T08:50:00Z">
        <w:r>
          <w:t>formules paramétrables de spécificité</w:t>
        </w:r>
        <w:r>
          <w:t xml:space="preserve"> </w:t>
        </w:r>
      </w:ins>
      <w:ins w:id="193" w:author="Marc Ratcliff" w:date="2026-10-07T10:48:00Z" w16du:dateUtc="2026-10-07T08:48:00Z">
        <w:r>
          <w:t>?</w:t>
        </w:r>
      </w:ins>
    </w:p>
    <w:p w14:paraId="476BAB1A" w14:textId="617FC61E" w:rsidR="00F77EAA" w:rsidRDefault="00876DB6" w:rsidP="00F77EAA">
      <w:pPr>
        <w:ind w:firstLine="0"/>
      </w:pPr>
      <w:r w:rsidRPr="00876DB6">
        <w:rPr>
          <w:noProof/>
        </w:rPr>
        <w:drawing>
          <wp:anchor distT="0" distB="0" distL="114300" distR="114300" simplePos="0" relativeHeight="251667456" behindDoc="0" locked="0" layoutInCell="1" allowOverlap="1" wp14:anchorId="314229C8" wp14:editId="26B0A391">
            <wp:simplePos x="0" y="0"/>
            <wp:positionH relativeFrom="column">
              <wp:posOffset>19050</wp:posOffset>
            </wp:positionH>
            <wp:positionV relativeFrom="paragraph">
              <wp:posOffset>123190</wp:posOffset>
            </wp:positionV>
            <wp:extent cx="5760720" cy="3339465"/>
            <wp:effectExtent l="0" t="0" r="0" b="0"/>
            <wp:wrapTopAndBottom/>
            <wp:docPr id="985498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8588"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60720" cy="3339465"/>
                    </a:xfrm>
                    <a:prstGeom prst="rect">
                      <a:avLst/>
                    </a:prstGeom>
                  </pic:spPr>
                </pic:pic>
              </a:graphicData>
            </a:graphic>
          </wp:anchor>
        </w:drawing>
      </w:r>
    </w:p>
    <w:p w14:paraId="78FA68C2" w14:textId="6B146EB1" w:rsidR="00F77EAA" w:rsidRDefault="00F77EAA" w:rsidP="00F77EAA">
      <w:pPr>
        <w:ind w:firstLine="0"/>
      </w:pPr>
      <w:r>
        <w:t xml:space="preserve">Le graphique </w:t>
      </w:r>
      <w:ins w:id="194" w:author="Marc Ratcliff" w:date="2026-10-07T10:49:00Z" w16du:dateUtc="2026-10-07T08:49:00Z">
        <w:r w:rsidR="000D4178">
          <w:t xml:space="preserve">2 </w:t>
        </w:r>
      </w:ins>
      <w:del w:id="195" w:author="Marc Ratcliff" w:date="2026-10-07T10:49:00Z" w16du:dateUtc="2026-10-07T08:49:00Z">
        <w:r w:rsidDel="000D4178">
          <w:delText xml:space="preserve">ci-dessus </w:delText>
        </w:r>
      </w:del>
      <w:r>
        <w:t xml:space="preserve">est obtenu par le même procédé que le </w:t>
      </w:r>
      <w:ins w:id="196" w:author="Marc Ratcliff" w:date="2026-10-07T10:49:00Z" w16du:dateUtc="2026-10-07T08:49:00Z">
        <w:r w:rsidR="000D4178">
          <w:t xml:space="preserve">premier </w:t>
        </w:r>
      </w:ins>
      <w:r>
        <w:t>graphique</w:t>
      </w:r>
      <w:del w:id="197" w:author="Marc Ratcliff" w:date="2026-10-07T10:49:00Z" w16du:dateUtc="2026-10-07T08:49:00Z">
        <w:r w:rsidDel="000D4178">
          <w:delText xml:space="preserve"> précédent</w:delText>
        </w:r>
      </w:del>
      <w:r w:rsidR="009F5928">
        <w:t>. Des 7 </w:t>
      </w:r>
      <w:r w:rsidR="00892D23">
        <w:t>0</w:t>
      </w:r>
      <w:r w:rsidR="009F5928">
        <w:t xml:space="preserve">00 chapitres sont extraits 55 listes de 100 mots clés, avec 5 formules paramétrables de spécificités : </w:t>
      </w:r>
      <w:r w:rsidR="00876DB6" w:rsidRPr="00876DB6">
        <w:t>sub</w:t>
      </w:r>
      <w:r w:rsidR="009F5928" w:rsidRPr="00876DB6">
        <w:t>T</w:t>
      </w:r>
      <w:r w:rsidR="00876DB6">
        <w:t>F</w:t>
      </w:r>
      <w:r w:rsidR="00F26665" w:rsidRPr="00876DB6">
        <w:noBreakHyphen/>
      </w:r>
      <w:r w:rsidR="00876DB6">
        <w:t>IDF</w:t>
      </w:r>
      <w:r w:rsidR="009F5928" w:rsidRPr="00876DB6">
        <w:t xml:space="preserve">α, </w:t>
      </w:r>
      <w:r w:rsidR="00876DB6">
        <w:t>TF</w:t>
      </w:r>
      <w:r w:rsidR="009A3603" w:rsidRPr="00876DB6">
        <w:noBreakHyphen/>
      </w:r>
      <w:r w:rsidR="00876DB6">
        <w:t>IDF</w:t>
      </w:r>
      <w:r w:rsidR="009F5928" w:rsidRPr="00876DB6">
        <w:t xml:space="preserve">α, </w:t>
      </w:r>
      <w:r w:rsidR="00876DB6">
        <w:t>HGT</w:t>
      </w:r>
      <w:r w:rsidR="009F5928" w:rsidRPr="00876DB6">
        <w:t xml:space="preserve">α, </w:t>
      </w:r>
      <w:r w:rsidR="00876DB6" w:rsidRPr="00876DB6">
        <w:t>G²</w:t>
      </w:r>
      <w:r w:rsidR="009F5928" w:rsidRPr="00876DB6">
        <w:t xml:space="preserve">α, </w:t>
      </w:r>
      <w:r w:rsidR="00876DB6" w:rsidRPr="00876DB6">
        <w:t>χ²</w:t>
      </w:r>
      <w:r w:rsidR="009F5928" w:rsidRPr="00876DB6">
        <w:t>α ;</w:t>
      </w:r>
      <w:r w:rsidR="009F5928">
        <w:t xml:space="preserve"> et différentes valeurs </w:t>
      </w:r>
      <w:r w:rsidR="009F5928" w:rsidRPr="00963497">
        <w:rPr>
          <w:i/>
          <w:iCs/>
        </w:rPr>
        <w:t>α</w:t>
      </w:r>
      <w:r w:rsidR="009F5928">
        <w:t xml:space="preserve"> de 0 à 1 puis supérieures à 1. Toutes les listes de mots-clés sont comparées 2 à 2 avec </w:t>
      </w:r>
      <w:r w:rsidR="009F5928" w:rsidRPr="009F5928">
        <w:rPr>
          <w:i/>
          <w:iCs/>
        </w:rPr>
        <w:t>RBO</w:t>
      </w:r>
      <w:r w:rsidR="009F5928">
        <w:t xml:space="preserve">, ce qui permet d’avoir une matrice de distances entre les 55 sortes de listes de mots-clés. Ces distances sont projetées sur un plan avec une </w:t>
      </w:r>
      <w:r w:rsidR="009F5928" w:rsidRPr="009F5928">
        <w:rPr>
          <w:i/>
          <w:iCs/>
        </w:rPr>
        <w:t>PCoA</w:t>
      </w:r>
      <w:r w:rsidR="009F5928">
        <w:t xml:space="preserve">. La ligne qui relie les points d’une même couleur interpole la variation supposée d’une formule de spécificité selon la valeur </w:t>
      </w:r>
      <w:r w:rsidR="009F5928" w:rsidRPr="00F77EAA">
        <w:rPr>
          <w:i/>
          <w:iCs/>
        </w:rPr>
        <w:t>α</w:t>
      </w:r>
      <w:r w:rsidR="009F5928">
        <w:t>.</w:t>
      </w:r>
    </w:p>
    <w:p w14:paraId="2564CA10" w14:textId="2C546849" w:rsidR="009F5928" w:rsidDel="00C16992" w:rsidRDefault="009F5928" w:rsidP="009F5928">
      <w:pPr>
        <w:ind w:firstLine="708"/>
        <w:rPr>
          <w:del w:id="198" w:author="Marc Ratcliff" w:date="2026-10-07T10:52:00Z" w16du:dateUtc="2026-10-07T08:52:00Z"/>
        </w:rPr>
      </w:pPr>
      <w:r>
        <w:t>Par construction,</w:t>
      </w:r>
      <w:r w:rsidR="009A3603">
        <w:rPr>
          <w:i/>
          <w:iCs/>
        </w:rPr>
        <w:t xml:space="preserve"> </w:t>
      </w:r>
      <w:r w:rsidR="009A3603" w:rsidRPr="00876DB6">
        <w:t>α</w:t>
      </w:r>
      <w:r w:rsidR="009A3603">
        <w:t> = </w:t>
      </w:r>
      <w:r>
        <w:t>0</w:t>
      </w:r>
      <w:r w:rsidR="009A3603">
        <w:t xml:space="preserve"> </w:t>
      </w:r>
      <w:r w:rsidR="00F26665">
        <w:t>donne les mêmes listes de mots-clés que</w:t>
      </w:r>
      <w:r w:rsidRPr="00876DB6">
        <w:t xml:space="preserve"> </w:t>
      </w:r>
      <w:r w:rsidR="00876DB6">
        <w:t>TF</w:t>
      </w:r>
      <w:r>
        <w:t>.</w:t>
      </w:r>
      <w:r w:rsidR="00F26665">
        <w:t xml:space="preserve"> </w:t>
      </w:r>
      <w:r>
        <w:t xml:space="preserve">Par construction, </w:t>
      </w:r>
      <w:r w:rsidR="009A3603" w:rsidRPr="00876DB6">
        <w:t>α</w:t>
      </w:r>
      <w:r w:rsidR="009A3603">
        <w:t> = 1 donne le même résultat que sa formule non paramétrée, ainsi</w:t>
      </w:r>
      <w:r>
        <w:t xml:space="preserve"> les points avec la valeur 1 se disposent avec des distances relatives similaires </w:t>
      </w:r>
      <w:r w:rsidR="00575FB2">
        <w:t>au graphique de la section précédente, plaçant des formules non paramétrées.</w:t>
      </w:r>
      <w:ins w:id="199" w:author="Marc Ratcliff" w:date="2026-10-07T10:52:00Z" w16du:dateUtc="2026-10-07T08:52:00Z">
        <w:r w:rsidR="00C16992">
          <w:t xml:space="preserve"> De la sorte, </w:t>
        </w:r>
      </w:ins>
    </w:p>
    <w:p w14:paraId="37294911" w14:textId="1AD09CF6" w:rsidR="00575FB2" w:rsidRDefault="00C16992" w:rsidP="00C16992">
      <w:pPr>
        <w:ind w:firstLine="708"/>
      </w:pPr>
      <w:ins w:id="200" w:author="Marc Ratcliff" w:date="2026-10-07T10:52:00Z" w16du:dateUtc="2026-10-07T08:52:00Z">
        <w:r>
          <w:t>o</w:t>
        </w:r>
      </w:ins>
      <w:ins w:id="201" w:author="Marc Ratcliff" w:date="2026-10-07T10:51:00Z" w16du:dateUtc="2026-10-07T08:51:00Z">
        <w:r>
          <w:t>n obtient un p</w:t>
        </w:r>
      </w:ins>
      <w:del w:id="202" w:author="Marc Ratcliff" w:date="2026-10-07T10:51:00Z" w16du:dateUtc="2026-10-07T08:51:00Z">
        <w:r w:rsidR="00575FB2" w:rsidDel="00C16992">
          <w:delText>P</w:delText>
        </w:r>
      </w:del>
      <w:r w:rsidR="00575FB2">
        <w:t>remier résultat intéressant, les</w:t>
      </w:r>
      <w:r w:rsidR="00F26665">
        <w:t xml:space="preserve"> mots clés des</w:t>
      </w:r>
      <w:r w:rsidR="00575FB2">
        <w:t xml:space="preserve"> 4 nouvelles formules paramétrables tendent </w:t>
      </w:r>
      <w:r w:rsidR="00532D6F">
        <w:t>à ressembler à</w:t>
      </w:r>
      <w:r w:rsidR="00575FB2">
        <w:t xml:space="preserve"> </w:t>
      </w:r>
      <w:r w:rsidR="00876DB6">
        <w:t>TF</w:t>
      </w:r>
      <w:r w:rsidR="00575FB2" w:rsidRPr="00876DB6">
        <w:noBreakHyphen/>
      </w:r>
      <w:r w:rsidR="00876DB6">
        <w:t>IDF</w:t>
      </w:r>
      <w:r w:rsidR="00575FB2" w:rsidRPr="00876DB6">
        <w:t>α</w:t>
      </w:r>
      <w:r w:rsidR="00575FB2">
        <w:t>(</w:t>
      </w:r>
      <w:r w:rsidR="00575FB2" w:rsidRPr="00575FB2">
        <w:t>α</w:t>
      </w:r>
      <w:r w:rsidR="00575FB2">
        <w:t xml:space="preserve"> &gt; 10)</w:t>
      </w:r>
      <w:r w:rsidR="00F26665">
        <w:t>, les mots exclusifs.</w:t>
      </w:r>
    </w:p>
    <w:p w14:paraId="79F91C67" w14:textId="77777777" w:rsidR="00F26665" w:rsidRDefault="00F26665" w:rsidP="009F5928">
      <w:pPr>
        <w:ind w:firstLine="708"/>
      </w:pPr>
    </w:p>
    <w:p w14:paraId="14B7F839" w14:textId="4FABED3D" w:rsidR="00F26665" w:rsidRDefault="00F26665" w:rsidP="00F26665">
      <w:pPr>
        <w:ind w:firstLine="0"/>
      </w:pPr>
      <w:r>
        <w:t xml:space="preserve">Autre résultat que l’intuition géométrique </w:t>
      </w:r>
      <w:r w:rsidR="009A3603">
        <w:t>pressentait</w:t>
      </w:r>
      <w:r>
        <w:t xml:space="preserve"> dans le graphique </w:t>
      </w:r>
      <w:del w:id="203" w:author="Marc Ratcliff" w:date="2026-10-07T10:52:00Z" w16du:dateUtc="2026-10-07T08:52:00Z">
        <w:r w:rsidDel="00C16992">
          <w:delText>précédent</w:delText>
        </w:r>
      </w:del>
      <w:ins w:id="204" w:author="Marc Ratcliff" w:date="2026-10-07T10:52:00Z" w16du:dateUtc="2026-10-07T08:52:00Z">
        <w:r w:rsidR="00C16992">
          <w:t>1</w:t>
        </w:r>
      </w:ins>
      <w:r>
        <w:t xml:space="preserve">, la variation des formules n’est pas un arc </w:t>
      </w:r>
      <w:ins w:id="205" w:author="Marc Ratcliff" w:date="2026-10-07T10:52:00Z" w16du:dateUtc="2026-10-07T08:52:00Z">
        <w:r w:rsidR="00C16992">
          <w:t xml:space="preserve">de cercle </w:t>
        </w:r>
      </w:ins>
      <w:r>
        <w:t>mais un croissant. Notre</w:t>
      </w:r>
      <w:r w:rsidR="00876DB6">
        <w:rPr>
          <w:i/>
          <w:iCs/>
        </w:rPr>
        <w:t xml:space="preserve"> </w:t>
      </w:r>
      <w:r w:rsidR="00876DB6" w:rsidRPr="00876DB6">
        <w:t>χ²α</w:t>
      </w:r>
      <w:r w:rsidR="00876DB6">
        <w:t xml:space="preserve"> </w:t>
      </w:r>
      <w:r>
        <w:t>peut tout à fait approcher la pertinence du</w:t>
      </w:r>
      <w:r w:rsidRPr="00876DB6">
        <w:t xml:space="preserve"> </w:t>
      </w:r>
      <w:r w:rsidR="00876DB6" w:rsidRPr="00876DB6">
        <w:t>test hypergéo</w:t>
      </w:r>
      <w:r w:rsidR="00876DB6">
        <w:t>m</w:t>
      </w:r>
      <w:r w:rsidR="00876DB6" w:rsidRPr="00876DB6">
        <w:t xml:space="preserve">étrique </w:t>
      </w:r>
      <w:r>
        <w:t>naturel avec le bon paramètre, mais il ne produit jamais des résultats identiques.</w:t>
      </w:r>
      <w:r w:rsidR="00876DB6">
        <w:t xml:space="preserve"> </w:t>
      </w:r>
      <w:ins w:id="206" w:author="Marc Ratcliff" w:date="2026-10-07T10:54:00Z" w16du:dateUtc="2026-10-07T08:54:00Z">
        <w:r w:rsidR="00C16992">
          <w:t xml:space="preserve">En revanche </w:t>
        </w:r>
      </w:ins>
      <w:ins w:id="207" w:author="Marc Ratcliff" w:date="2026-10-07T10:53:00Z" w16du:dateUtc="2026-10-07T08:53:00Z">
        <w:r w:rsidR="00C16992">
          <w:t xml:space="preserve">sur le bord supérieur du croissant </w:t>
        </w:r>
      </w:ins>
      <w:ins w:id="208" w:author="Marc Ratcliff" w:date="2026-10-07T10:54:00Z" w16du:dateUtc="2026-10-07T08:54:00Z">
        <w:r w:rsidR="00C16992">
          <w:t xml:space="preserve">se détache </w:t>
        </w:r>
      </w:ins>
      <w:r w:rsidR="00876DB6">
        <w:t>S</w:t>
      </w:r>
      <w:r w:rsidR="00876DB6" w:rsidRPr="00876DB6">
        <w:t>ubT</w:t>
      </w:r>
      <w:r w:rsidR="00876DB6">
        <w:t>F</w:t>
      </w:r>
      <w:r w:rsidR="00876DB6" w:rsidRPr="00876DB6">
        <w:noBreakHyphen/>
      </w:r>
      <w:r w:rsidR="00876DB6">
        <w:t>IDF</w:t>
      </w:r>
      <w:r w:rsidR="00876DB6" w:rsidRPr="00876DB6">
        <w:t>α,</w:t>
      </w:r>
      <w:r w:rsidR="00876DB6">
        <w:t xml:space="preserve"> </w:t>
      </w:r>
      <w:ins w:id="209" w:author="Marc Ratcliff" w:date="2026-10-07T10:53:00Z" w16du:dateUtc="2026-10-07T08:53:00Z">
        <w:r w:rsidR="00C16992">
          <w:t xml:space="preserve">qui </w:t>
        </w:r>
      </w:ins>
      <w:r>
        <w:t>parcour</w:t>
      </w:r>
      <w:ins w:id="210" w:author="Marc Ratcliff" w:date="2026-10-07T10:52:00Z" w16du:dateUtc="2026-10-07T08:52:00Z">
        <w:r w:rsidR="00C16992">
          <w:t>t</w:t>
        </w:r>
      </w:ins>
      <w:del w:id="211" w:author="Marc Ratcliff" w:date="2026-10-07T10:52:00Z" w16du:dateUtc="2026-10-07T08:52:00Z">
        <w:r w:rsidDel="00C16992">
          <w:delText>e</w:delText>
        </w:r>
      </w:del>
      <w:r>
        <w:t xml:space="preserve"> une autre trajectoire</w:t>
      </w:r>
      <w:ins w:id="212" w:author="Marc Ratcliff" w:date="2026-10-07T10:54:00Z" w16du:dateUtc="2026-10-07T08:54:00Z">
        <w:r w:rsidR="00C16992">
          <w:t> :</w:t>
        </w:r>
      </w:ins>
      <w:del w:id="213" w:author="Marc Ratcliff" w:date="2026-10-07T10:54:00Z" w16du:dateUtc="2026-10-07T08:54:00Z">
        <w:r w:rsidR="0072763B" w:rsidDel="00C16992">
          <w:delText>,</w:delText>
        </w:r>
      </w:del>
      <w:r w:rsidR="0072763B">
        <w:t xml:space="preserve"> serait-elle </w:t>
      </w:r>
      <w:r w:rsidR="0072763B" w:rsidRPr="0072763B">
        <w:rPr>
          <w:i/>
          <w:iCs/>
        </w:rPr>
        <w:t>meilleure</w:t>
      </w:r>
      <w:r w:rsidR="0072763B">
        <w:t xml:space="preserve">, </w:t>
      </w:r>
      <w:r w:rsidR="009A3603">
        <w:t>mais</w:t>
      </w:r>
      <w:r w:rsidR="0072763B">
        <w:t xml:space="preserve"> </w:t>
      </w:r>
      <w:r w:rsidR="0072763B" w:rsidRPr="0072763B">
        <w:rPr>
          <w:i/>
          <w:iCs/>
        </w:rPr>
        <w:t>meilleure</w:t>
      </w:r>
      <w:r w:rsidR="0072763B">
        <w:t xml:space="preserve"> à quoi ?</w:t>
      </w:r>
    </w:p>
    <w:p w14:paraId="290FA009" w14:textId="1D7E8DD3" w:rsidR="0072763B" w:rsidRDefault="0072763B" w:rsidP="0072763B">
      <w:pPr>
        <w:ind w:firstLine="708"/>
      </w:pPr>
      <w:r>
        <w:t xml:space="preserve">Cette section </w:t>
      </w:r>
      <w:ins w:id="214" w:author="Marc Ratcliff" w:date="2026-10-07T10:54:00Z" w16du:dateUtc="2026-10-07T08:54:00Z">
        <w:r w:rsidR="00C16992">
          <w:t xml:space="preserve">a donc </w:t>
        </w:r>
      </w:ins>
      <w:r>
        <w:t>établi</w:t>
      </w:r>
      <w:del w:id="215" w:author="Marc Ratcliff" w:date="2026-10-07T10:54:00Z" w16du:dateUtc="2026-10-07T08:54:00Z">
        <w:r w:rsidDel="00C16992">
          <w:delText>t</w:delText>
        </w:r>
      </w:del>
      <w:r>
        <w:t xml:space="preserve"> que </w:t>
      </w:r>
      <w:r w:rsidRPr="00C16992">
        <w:rPr>
          <w:i/>
          <w:iCs/>
          <w:rPrChange w:id="216" w:author="Marc Ratcliff" w:date="2026-10-07T10:55:00Z" w16du:dateUtc="2026-10-07T08:55:00Z">
            <w:rPr/>
          </w:rPrChange>
        </w:rPr>
        <w:t>plusieurs</w:t>
      </w:r>
      <w:r>
        <w:t xml:space="preserve"> formules paramétrables de spécificité peuvent couvrir une grande partie de la variation entre fréquences locales</w:t>
      </w:r>
      <w:r w:rsidR="00E50576">
        <w:t xml:space="preserve"> </w:t>
      </w:r>
      <w:r>
        <w:t xml:space="preserve">et </w:t>
      </w:r>
      <w:r w:rsidR="00306818">
        <w:t>exclusives</w:t>
      </w:r>
      <w:r>
        <w:t xml:space="preserve">, </w:t>
      </w:r>
      <w:ins w:id="217" w:author="Marc Ratcliff" w:date="2026-10-07T10:55:00Z" w16du:dateUtc="2026-10-07T08:55:00Z">
        <w:r w:rsidR="00C16992">
          <w:t xml:space="preserve">mais il </w:t>
        </w:r>
      </w:ins>
      <w:r>
        <w:t xml:space="preserve">reste à trouver un critère objectif pour </w:t>
      </w:r>
      <w:r w:rsidR="00E50576">
        <w:t>n’</w:t>
      </w:r>
      <w:r>
        <w:t xml:space="preserve">en choisir </w:t>
      </w:r>
      <w:r w:rsidR="00E50576">
        <w:t>qu’</w:t>
      </w:r>
      <w:r>
        <w:t>une</w:t>
      </w:r>
      <w:r w:rsidR="00E50576">
        <w:t xml:space="preserve">, </w:t>
      </w:r>
      <w:ins w:id="218" w:author="Marc Ratcliff" w:date="2026-10-07T10:55:00Z" w16du:dateUtc="2026-10-07T08:55:00Z">
        <w:r w:rsidR="00C16992">
          <w:t xml:space="preserve">qui corresponde à la variété des attentes de </w:t>
        </w:r>
        <w:r w:rsidR="00C16992">
          <w:lastRenderedPageBreak/>
          <w:t>l’uti</w:t>
        </w:r>
      </w:ins>
      <w:ins w:id="219" w:author="Marc Ratcliff" w:date="2026-10-07T10:56:00Z" w16du:dateUtc="2026-10-07T08:56:00Z">
        <w:r w:rsidR="00C16992">
          <w:t xml:space="preserve">lisateur, </w:t>
        </w:r>
      </w:ins>
      <w:del w:id="220" w:author="Marc Ratcliff" w:date="2026-10-07T10:55:00Z" w16du:dateUtc="2026-10-07T08:55:00Z">
        <w:r w:rsidR="00E50576" w:rsidDel="00C16992">
          <w:delText xml:space="preserve">et </w:delText>
        </w:r>
      </w:del>
      <w:ins w:id="221" w:author="Marc Ratcliff" w:date="2026-10-07T10:55:00Z" w16du:dateUtc="2026-10-07T08:55:00Z">
        <w:r w:rsidR="00C16992">
          <w:t>évit</w:t>
        </w:r>
      </w:ins>
      <w:ins w:id="222" w:author="Marc Ratcliff" w:date="2026-10-07T10:56:00Z" w16du:dateUtc="2026-10-07T08:56:00Z">
        <w:r w:rsidR="00C16992">
          <w:t xml:space="preserve">ant ainsi </w:t>
        </w:r>
      </w:ins>
      <w:del w:id="223" w:author="Marc Ratcliff" w:date="2026-10-07T10:56:00Z" w16du:dateUtc="2026-10-07T08:56:00Z">
        <w:r w:rsidR="00E50576" w:rsidDel="00C16992">
          <w:delText xml:space="preserve">ne pas de nouveau </w:delText>
        </w:r>
      </w:del>
      <w:ins w:id="224" w:author="Marc Ratcliff" w:date="2026-10-07T10:56:00Z" w16du:dateUtc="2026-10-07T08:56:00Z">
        <w:r w:rsidR="00C16992">
          <w:t xml:space="preserve">de le </w:t>
        </w:r>
      </w:ins>
      <w:r w:rsidR="00532D6F">
        <w:t xml:space="preserve">perdre </w:t>
      </w:r>
      <w:ins w:id="225" w:author="Marc Ratcliff" w:date="2026-10-07T10:56:00Z" w16du:dateUtc="2026-10-07T08:56:00Z">
        <w:r w:rsidR="00C16992">
          <w:t xml:space="preserve">à nouveau </w:t>
        </w:r>
      </w:ins>
      <w:del w:id="226" w:author="Marc Ratcliff" w:date="2026-10-07T10:56:00Z" w16du:dateUtc="2026-10-07T08:56:00Z">
        <w:r w:rsidR="00532D6F" w:rsidDel="00C16992">
          <w:delText xml:space="preserve">l’utilisateur </w:delText>
        </w:r>
      </w:del>
      <w:r w:rsidR="00532D6F">
        <w:t xml:space="preserve">par des apparences de choix qui </w:t>
      </w:r>
      <w:ins w:id="227" w:author="Marc Ratcliff" w:date="2026-10-07T10:56:00Z" w16du:dateUtc="2026-10-07T08:56:00Z">
        <w:r w:rsidR="00C16992">
          <w:t xml:space="preserve">résulte de l’absence d’un travail sur le </w:t>
        </w:r>
        <w:r w:rsidR="00C16992" w:rsidRPr="00C16992">
          <w:rPr>
            <w:i/>
            <w:iCs/>
            <w:rPrChange w:id="228" w:author="Marc Ratcliff" w:date="2026-10-07T10:57:00Z" w16du:dateUtc="2026-10-07T08:57:00Z">
              <w:rPr/>
            </w:rPrChange>
          </w:rPr>
          <w:t>champ</w:t>
        </w:r>
        <w:r w:rsidR="00C16992">
          <w:t xml:space="preserve"> des </w:t>
        </w:r>
      </w:ins>
      <w:ins w:id="229" w:author="Marc Ratcliff" w:date="2026-10-07T10:57:00Z" w16du:dateUtc="2026-10-07T08:57:00Z">
        <w:r w:rsidR="00C16992">
          <w:t xml:space="preserve">formules de spécificité </w:t>
        </w:r>
      </w:ins>
      <w:r w:rsidR="00532D6F" w:rsidRPr="00C16992">
        <w:rPr>
          <w:strike/>
          <w:rPrChange w:id="230" w:author="Marc Ratcliff" w:date="2026-10-07T10:57:00Z" w16du:dateUtc="2026-10-07T08:57:00Z">
            <w:rPr/>
          </w:rPrChange>
        </w:rPr>
        <w:t>ne sont que manque de</w:t>
      </w:r>
      <w:r w:rsidR="007259B9" w:rsidRPr="00C16992">
        <w:rPr>
          <w:strike/>
          <w:rPrChange w:id="231" w:author="Marc Ratcliff" w:date="2026-10-07T10:57:00Z" w16du:dateUtc="2026-10-07T08:57:00Z">
            <w:rPr/>
          </w:rPrChange>
        </w:rPr>
        <w:t xml:space="preserve"> tests et de</w:t>
      </w:r>
      <w:r w:rsidR="00532D6F" w:rsidRPr="00C16992">
        <w:rPr>
          <w:strike/>
          <w:rPrChange w:id="232" w:author="Marc Ratcliff" w:date="2026-10-07T10:57:00Z" w16du:dateUtc="2026-10-07T08:57:00Z">
            <w:rPr/>
          </w:rPrChange>
        </w:rPr>
        <w:t xml:space="preserve"> réflexion.</w:t>
      </w:r>
    </w:p>
    <w:p w14:paraId="296E7A4B" w14:textId="58D2623C" w:rsidR="00532D6F" w:rsidRDefault="00532D6F" w:rsidP="00532D6F">
      <w:pPr>
        <w:pStyle w:val="Titre1"/>
      </w:pPr>
      <w:r>
        <w:t xml:space="preserve">§6. </w:t>
      </w:r>
      <w:r w:rsidR="008D666B">
        <w:t>D</w:t>
      </w:r>
      <w:r>
        <w:t>ans le ventre du croissant</w:t>
      </w:r>
      <w:r w:rsidR="008D666B">
        <w:t>, les hapax</w:t>
      </w:r>
      <w:ins w:id="233" w:author="Marc Ratcliff" w:date="2026-10-07T10:57:00Z" w16du:dateUtc="2026-10-07T08:57:00Z">
        <w:r w:rsidR="00C16992">
          <w:t xml:space="preserve"> Ou bien Poulpe</w:t>
        </w:r>
      </w:ins>
      <w:ins w:id="234" w:author="Marc Ratcliff" w:date="2026-10-07T10:58:00Z" w16du:dateUtc="2026-10-07T08:58:00Z">
        <w:r w:rsidR="00C16992">
          <w:t>, hapax</w:t>
        </w:r>
      </w:ins>
      <w:ins w:id="235" w:author="Marc Ratcliff" w:date="2026-10-07T10:57:00Z" w16du:dateUtc="2026-10-07T08:57:00Z">
        <w:r w:rsidR="00C16992">
          <w:t xml:space="preserve"> et croissant au petit.déjeuner.</w:t>
        </w:r>
      </w:ins>
      <w:ins w:id="236" w:author="Marc Ratcliff" w:date="2026-10-07T10:58:00Z" w16du:dateUtc="2026-10-07T08:58:00Z">
        <w:r w:rsidR="00C16992">
          <w:t>0</w:t>
        </w:r>
      </w:ins>
      <w:ins w:id="237" w:author="Marc Ratcliff" w:date="2026-10-07T11:02:00Z" w16du:dateUtc="2026-10-07T09:02:00Z">
        <w:r w:rsidR="00C16992">
          <w:t xml:space="preserve"> ou Ha</w:t>
        </w:r>
      </w:ins>
      <w:ins w:id="238" w:author="Marc Ratcliff" w:date="2026-10-07T11:03:00Z" w16du:dateUtc="2026-10-07T09:03:00Z">
        <w:r w:rsidR="009A5201">
          <w:t> !</w:t>
        </w:r>
      </w:ins>
      <w:ins w:id="239" w:author="Marc Ratcliff" w:date="2026-10-07T11:02:00Z" w16du:dateUtc="2026-10-07T09:02:00Z">
        <w:r w:rsidR="00C16992">
          <w:t xml:space="preserve"> Pax ! au mariage du poulpe et du croissant</w:t>
        </w:r>
      </w:ins>
    </w:p>
    <w:p w14:paraId="0CD24BE6" w14:textId="4FEC8AAD" w:rsidR="00370921" w:rsidRDefault="0096333D" w:rsidP="00306818">
      <w:pPr>
        <w:ind w:firstLine="0"/>
      </w:pPr>
      <w:r>
        <w:t>Sur</w:t>
      </w:r>
      <w:r w:rsidR="007259B9">
        <w:t xml:space="preserve"> la figure </w:t>
      </w:r>
      <w:ins w:id="240" w:author="Marc Ratcliff" w:date="2026-10-07T10:59:00Z" w16du:dateUtc="2026-10-07T08:59:00Z">
        <w:r w:rsidR="00C16992">
          <w:t>2</w:t>
        </w:r>
      </w:ins>
      <w:del w:id="241" w:author="Marc Ratcliff" w:date="2026-10-07T10:59:00Z" w16du:dateUtc="2026-10-07T08:59:00Z">
        <w:r w:rsidR="007259B9" w:rsidDel="00C16992">
          <w:delText>d</w:delText>
        </w:r>
      </w:del>
      <w:del w:id="242" w:author="Marc Ratcliff" w:date="2026-10-07T10:58:00Z" w16du:dateUtc="2026-10-07T08:58:00Z">
        <w:r w:rsidR="007259B9" w:rsidDel="00C16992">
          <w:delText>e la section précédente</w:delText>
        </w:r>
      </w:del>
      <w:r w:rsidR="007259B9">
        <w:t>, l</w:t>
      </w:r>
      <w:r w:rsidR="00306818">
        <w:t>’alignement</w:t>
      </w:r>
      <w:r w:rsidR="007259B9">
        <w:t xml:space="preserve"> de points</w:t>
      </w:r>
      <w:r w:rsidR="00306818">
        <w:t xml:space="preserve"> au milieu du croissant n’est pas fortuit. Les valeurs d’</w:t>
      </w:r>
      <w:r w:rsidR="00306818" w:rsidRPr="00F77EAA">
        <w:rPr>
          <w:i/>
          <w:iCs/>
        </w:rPr>
        <w:t>α</w:t>
      </w:r>
      <w:r w:rsidR="00306818">
        <w:t xml:space="preserve"> </w:t>
      </w:r>
      <w:r w:rsidR="00370921">
        <w:t>affichées</w:t>
      </w:r>
      <w:r w:rsidR="00306818">
        <w:t xml:space="preserve"> ont été trouvées par </w:t>
      </w:r>
      <w:r w:rsidR="007259B9">
        <w:t>un calcul</w:t>
      </w:r>
      <w:r w:rsidR="00306818">
        <w:t xml:space="preserve"> </w:t>
      </w:r>
      <w:r w:rsidR="007259B9">
        <w:t xml:space="preserve">cherchant une sorte de milieu pour chaque </w:t>
      </w:r>
      <w:r w:rsidR="000750C7">
        <w:t>formule paramétrable</w:t>
      </w:r>
      <w:r w:rsidR="007259B9">
        <w:t xml:space="preserve"> entre les</w:t>
      </w:r>
      <w:r w:rsidR="000750C7">
        <w:t xml:space="preserve"> deux</w:t>
      </w:r>
      <w:r w:rsidR="007259B9">
        <w:t xml:space="preserve"> points de convergence</w:t>
      </w:r>
      <w:r w:rsidR="007259B9" w:rsidRPr="009A3603">
        <w:t xml:space="preserve"> </w:t>
      </w:r>
      <w:r w:rsidR="009A3603">
        <w:t>TF</w:t>
      </w:r>
      <w:r w:rsidR="007259B9" w:rsidRPr="009A3603">
        <w:t xml:space="preserve"> et </w:t>
      </w:r>
      <w:r w:rsidR="009A3603">
        <w:t>EXTF</w:t>
      </w:r>
      <w:r w:rsidR="00D2274E" w:rsidRPr="009A3603">
        <w:t>.</w:t>
      </w:r>
      <w:r w:rsidR="007259B9" w:rsidRPr="009A3603">
        <w:t xml:space="preserve"> </w:t>
      </w:r>
      <w:r w:rsidR="000750C7">
        <w:t>La ligne affichée</w:t>
      </w:r>
      <w:r w:rsidR="007259B9">
        <w:t xml:space="preserve"> ne résult</w:t>
      </w:r>
      <w:ins w:id="243" w:author="Marc Ratcliff" w:date="2026-10-07T10:59:00Z" w16du:dateUtc="2026-10-07T08:59:00Z">
        <w:r w:rsidR="00C16992">
          <w:t>ant</w:t>
        </w:r>
      </w:ins>
      <w:del w:id="244" w:author="Marc Ratcliff" w:date="2026-10-07T10:59:00Z" w16du:dateUtc="2026-10-07T08:59:00Z">
        <w:r w:rsidR="007259B9" w:rsidDel="00C16992">
          <w:delText>e</w:delText>
        </w:r>
      </w:del>
      <w:r w:rsidR="007259B9">
        <w:t xml:space="preserve"> pas d’une fonction a priori mais d’une réduction </w:t>
      </w:r>
      <w:r w:rsidR="007259B9" w:rsidRPr="007259B9">
        <w:rPr>
          <w:i/>
          <w:iCs/>
        </w:rPr>
        <w:t>PCoA</w:t>
      </w:r>
      <w:r w:rsidR="000750C7">
        <w:t xml:space="preserve">, son </w:t>
      </w:r>
      <w:r w:rsidR="00AE3069">
        <w:t>équation</w:t>
      </w:r>
      <w:r w:rsidR="000750C7">
        <w:t xml:space="preserve"> ne peut être qu’une interpolation. Ce juste </w:t>
      </w:r>
      <w:r w:rsidR="000750C7" w:rsidRPr="00F77EAA">
        <w:rPr>
          <w:i/>
          <w:iCs/>
        </w:rPr>
        <w:t>α</w:t>
      </w:r>
      <w:r w:rsidR="000750C7">
        <w:t xml:space="preserve"> médian permet de comparer </w:t>
      </w:r>
      <w:del w:id="245" w:author="Marc Ratcliff" w:date="2026-10-07T11:00:00Z" w16du:dateUtc="2026-10-07T09:00:00Z">
        <w:r w:rsidR="000750C7" w:rsidDel="00C16992">
          <w:delText>loyalement</w:delText>
        </w:r>
        <w:r w:rsidR="00AE3069" w:rsidRPr="00876DB6" w:rsidDel="00C16992">
          <w:delText xml:space="preserve"> </w:delText>
        </w:r>
      </w:del>
      <w:ins w:id="246" w:author="Marc Ratcliff" w:date="2026-10-07T11:01:00Z" w16du:dateUtc="2026-10-07T09:01:00Z">
        <w:r w:rsidR="00C16992">
          <w:t>de manière</w:t>
        </w:r>
      </w:ins>
      <w:ins w:id="247" w:author="Marc Ratcliff" w:date="2026-10-07T11:00:00Z" w16du:dateUtc="2026-10-07T09:00:00Z">
        <w:r w:rsidR="00C16992">
          <w:t xml:space="preserve"> </w:t>
        </w:r>
      </w:ins>
      <w:ins w:id="248" w:author="Marc Ratcliff" w:date="2026-10-07T11:01:00Z" w16du:dateUtc="2026-10-07T09:01:00Z">
        <w:r w:rsidR="00C16992">
          <w:t xml:space="preserve">a tendre vers l’impartialité </w:t>
        </w:r>
      </w:ins>
      <w:r w:rsidR="00876DB6" w:rsidRPr="00876DB6">
        <w:t>χ²</w:t>
      </w:r>
      <w:r w:rsidR="00AE3069" w:rsidRPr="00876DB6">
        <w:t xml:space="preserve">, </w:t>
      </w:r>
      <w:r w:rsidR="00876DB6" w:rsidRPr="00876DB6">
        <w:t>G²</w:t>
      </w:r>
      <w:r w:rsidR="00AE3069" w:rsidRPr="00876DB6">
        <w:t>,</w:t>
      </w:r>
      <w:r w:rsidR="00876DB6">
        <w:t xml:space="preserve"> </w:t>
      </w:r>
      <w:r w:rsidR="009C7AC7">
        <w:t xml:space="preserve">HGT </w:t>
      </w:r>
      <w:r w:rsidR="006B39F9">
        <w:t>(</w:t>
      </w:r>
      <w:r w:rsidR="009C7AC7" w:rsidRPr="009C7AC7">
        <w:rPr>
          <w:rFonts w:ascii="Cambria Math" w:hAnsi="Cambria Math" w:cs="Cambria Math"/>
        </w:rPr>
        <w:t>≃</w:t>
      </w:r>
      <w:r w:rsidR="009C7AC7">
        <w:t>TXM</w:t>
      </w:r>
      <w:r w:rsidR="006B39F9">
        <w:t>)</w:t>
      </w:r>
      <w:r w:rsidR="00876DB6">
        <w:t xml:space="preserve">, </w:t>
      </w:r>
      <w:r w:rsidR="009A3603">
        <w:t>TF-</w:t>
      </w:r>
      <w:r w:rsidR="00876DB6">
        <w:t>IDF, sub</w:t>
      </w:r>
      <w:r w:rsidR="009A3603">
        <w:t>TF-</w:t>
      </w:r>
      <w:r w:rsidR="00876DB6">
        <w:t xml:space="preserve">IDF </w:t>
      </w:r>
      <w:r>
        <w:t>en neutralisant</w:t>
      </w:r>
      <w:r w:rsidR="000750C7">
        <w:t xml:space="preserve"> </w:t>
      </w:r>
      <w:r w:rsidR="00AE3069">
        <w:t>le</w:t>
      </w:r>
      <w:r>
        <w:t xml:space="preserve"> biais</w:t>
      </w:r>
      <w:r w:rsidR="00AE3069">
        <w:t xml:space="preserve"> d’exclusivité</w:t>
      </w:r>
      <w:r w:rsidR="000750C7">
        <w:t>.</w:t>
      </w:r>
      <w:r w:rsidR="00370921">
        <w:t xml:space="preserve"> Ce ventre du croissant permet de les observer au mieux de leur divergence pour qualifier </w:t>
      </w:r>
      <w:r w:rsidR="00487ADA">
        <w:t>leurs différences</w:t>
      </w:r>
      <w:r w:rsidR="00370921">
        <w:t>.</w:t>
      </w:r>
    </w:p>
    <w:p w14:paraId="4580DE6D" w14:textId="77777777" w:rsidR="000750C7" w:rsidRDefault="000750C7" w:rsidP="00306818">
      <w:pPr>
        <w:ind w:firstLine="0"/>
      </w:pPr>
    </w:p>
    <w:p w14:paraId="248315A7" w14:textId="0FE889A7" w:rsidR="008972CC" w:rsidRDefault="00487ADA" w:rsidP="00306818">
      <w:pPr>
        <w:ind w:firstLine="0"/>
      </w:pPr>
      <w:r>
        <w:t>Reconsidérons les</w:t>
      </w:r>
      <w:r w:rsidR="00174619">
        <w:t xml:space="preserve"> mots-clés de la section §3, pour</w:t>
      </w:r>
      <w:r>
        <w:t xml:space="preserve"> « </w:t>
      </w:r>
      <w:r w:rsidRPr="000D7D79">
        <w:t>Les poulpes</w:t>
      </w:r>
      <w:r>
        <w:t> » de</w:t>
      </w:r>
      <w:r w:rsidR="00174619">
        <w:t xml:space="preserve"> </w:t>
      </w:r>
      <w:r w:rsidR="00174619" w:rsidRPr="00174619">
        <w:rPr>
          <w:i/>
          <w:iCs/>
        </w:rPr>
        <w:t>20 000 lieues sous les mers</w:t>
      </w:r>
      <w:r>
        <w:t xml:space="preserve">, sans mots grammaticaux </w:t>
      </w:r>
      <w:r w:rsidR="00CF60C9">
        <w:t>ni</w:t>
      </w:r>
      <w:r>
        <w:t xml:space="preserve"> noms propres</w:t>
      </w:r>
      <w:r w:rsidR="00787D9F">
        <w:t>.</w:t>
      </w:r>
      <w:r w:rsidR="00174619">
        <w:t xml:space="preserve"> </w:t>
      </w:r>
      <w:r w:rsidR="00787D9F">
        <w:t>A</w:t>
      </w:r>
      <w:r w:rsidR="00174619">
        <w:t xml:space="preserve">vec </w:t>
      </w:r>
      <w:r w:rsidR="00787D9F">
        <w:t>d</w:t>
      </w:r>
      <w:r w:rsidR="00174619">
        <w:t>es formules paramétrées</w:t>
      </w:r>
      <w:r w:rsidR="00787D9F">
        <w:t xml:space="preserve"> ajustées, l</w:t>
      </w:r>
      <w:r w:rsidR="008972CC">
        <w:t>es têtes de listes sont maintenant très similaires</w:t>
      </w:r>
      <w:r w:rsidR="00174619">
        <w:t>.</w:t>
      </w:r>
    </w:p>
    <w:p w14:paraId="6E3EA218" w14:textId="77777777" w:rsidR="00174619" w:rsidRDefault="00174619" w:rsidP="00306818">
      <w:pPr>
        <w:ind w:firstLine="0"/>
      </w:pPr>
    </w:p>
    <w:p w14:paraId="49AFB933" w14:textId="14116DBE" w:rsidR="00CF60C9" w:rsidRDefault="009D1184" w:rsidP="00306818">
      <w:pPr>
        <w:ind w:firstLine="0"/>
      </w:pPr>
      <w:r>
        <w:t>sub</w:t>
      </w:r>
      <w:r w:rsidR="009A3603">
        <w:t>TF-</w:t>
      </w:r>
      <w:r>
        <w:t>IDF</w:t>
      </w:r>
      <w:r w:rsidRPr="00876DB6">
        <w:t>α</w:t>
      </w:r>
      <w:r>
        <w:t>(</w:t>
      </w:r>
      <w:r w:rsidR="00CF60C9" w:rsidRPr="009D1184">
        <w:t>0.56</w:t>
      </w:r>
      <w:r>
        <w:t>)</w:t>
      </w:r>
      <w:r w:rsidR="00CF60C9" w:rsidRPr="009D1184">
        <w:t> :</w:t>
      </w:r>
      <w:r w:rsidR="00CF60C9">
        <w:t xml:space="preserve"> </w:t>
      </w:r>
      <w:r w:rsidR="00CF60C9" w:rsidRPr="00CF60C9">
        <w:t>poulpe, calmar, tentacule, céphalopode, ventouse, monstre, harpon, charnu, nageoire, bec</w:t>
      </w:r>
      <w:r w:rsidR="00174619">
        <w:t>…</w:t>
      </w:r>
    </w:p>
    <w:p w14:paraId="3746473F" w14:textId="3CEF5491" w:rsidR="00174619" w:rsidRDefault="009D1184" w:rsidP="00306818">
      <w:pPr>
        <w:ind w:firstLine="0"/>
      </w:pPr>
      <w:r>
        <w:t>TF</w:t>
      </w:r>
      <w:r w:rsidRPr="00876DB6">
        <w:noBreakHyphen/>
      </w:r>
      <w:r>
        <w:t>IDF</w:t>
      </w:r>
      <w:r w:rsidRPr="00876DB6">
        <w:t>α</w:t>
      </w:r>
      <w:r>
        <w:t>(</w:t>
      </w:r>
      <w:r w:rsidR="00174619" w:rsidRPr="009D1184">
        <w:t>1.14</w:t>
      </w:r>
      <w:r>
        <w:t>)</w:t>
      </w:r>
      <w:r w:rsidR="00174619" w:rsidRPr="009D1184">
        <w:t xml:space="preserve"> : </w:t>
      </w:r>
      <w:r w:rsidR="00174619" w:rsidRPr="00174619">
        <w:t>poulpe, calmar, tentacule, monstre, céphalopode, ventouse, harpon, bec, nageoire, vitre</w:t>
      </w:r>
      <w:r w:rsidR="00174619">
        <w:t>…</w:t>
      </w:r>
    </w:p>
    <w:p w14:paraId="2D63B139" w14:textId="75BBD3D7" w:rsidR="00CF60C9" w:rsidRPr="00CF60C9" w:rsidRDefault="009D1184" w:rsidP="00306818">
      <w:pPr>
        <w:ind w:firstLine="0"/>
      </w:pPr>
      <w:r>
        <w:t>HGT</w:t>
      </w:r>
      <w:r w:rsidRPr="00876DB6">
        <w:t>α</w:t>
      </w:r>
      <w:r>
        <w:t>(</w:t>
      </w:r>
      <w:r w:rsidR="00174619" w:rsidRPr="009D1184">
        <w:t>1.47</w:t>
      </w:r>
      <w:r>
        <w:t>)</w:t>
      </w:r>
      <w:r w:rsidR="00174619" w:rsidRPr="009D1184">
        <w:t> </w:t>
      </w:r>
      <w:r w:rsidR="00174619">
        <w:t xml:space="preserve">: </w:t>
      </w:r>
      <w:r w:rsidR="00174619" w:rsidRPr="00174619">
        <w:t>poulpe, calmar, tentacule, monstre, céphalopode, ventouse, bec, vitre, charnu, harpon</w:t>
      </w:r>
      <w:r w:rsidR="00174619">
        <w:t>…</w:t>
      </w:r>
    </w:p>
    <w:p w14:paraId="37B20FA4" w14:textId="38D7B86D" w:rsidR="008972CC" w:rsidRDefault="009D1184" w:rsidP="00306818">
      <w:pPr>
        <w:ind w:firstLine="0"/>
      </w:pPr>
      <w:r w:rsidRPr="00876DB6">
        <w:t>G²α</w:t>
      </w:r>
      <w:r>
        <w:t>(</w:t>
      </w:r>
      <w:r w:rsidR="00CF60C9" w:rsidRPr="009D1184">
        <w:t>0.56</w:t>
      </w:r>
      <w:r>
        <w:t>)</w:t>
      </w:r>
      <w:r w:rsidR="00CF60C9" w:rsidRPr="009D1184">
        <w:t xml:space="preserve"> : </w:t>
      </w:r>
      <w:r w:rsidR="00CF60C9" w:rsidRPr="00CF60C9">
        <w:t>poulpe, calmar, monstre, tentacule, céphalopode, ventouse, bec, vitre, charnu, harpon</w:t>
      </w:r>
      <w:r w:rsidR="00174619">
        <w:t>…</w:t>
      </w:r>
    </w:p>
    <w:p w14:paraId="70F09063" w14:textId="5A2E69C4" w:rsidR="00CF60C9" w:rsidRDefault="009D1184" w:rsidP="00306818">
      <w:pPr>
        <w:ind w:firstLine="0"/>
      </w:pPr>
      <w:r w:rsidRPr="00876DB6">
        <w:t>χ²α</w:t>
      </w:r>
      <w:r>
        <w:t>(</w:t>
      </w:r>
      <w:r w:rsidR="00174619" w:rsidRPr="009D1184">
        <w:t>0.43</w:t>
      </w:r>
      <w:r>
        <w:t>)</w:t>
      </w:r>
      <w:r w:rsidR="00174619" w:rsidRPr="009D1184">
        <w:t xml:space="preserve"> : </w:t>
      </w:r>
      <w:r w:rsidR="00174619" w:rsidRPr="00174619">
        <w:t>poulpe, calmar, tentacule, monstre, céphalopode, ventouse, bec, charnu, vitre, harpon</w:t>
      </w:r>
    </w:p>
    <w:p w14:paraId="678D717D" w14:textId="77777777" w:rsidR="008972CC" w:rsidRDefault="008972CC" w:rsidP="00306818">
      <w:pPr>
        <w:ind w:firstLine="0"/>
      </w:pPr>
    </w:p>
    <w:p w14:paraId="76CDE43A" w14:textId="10B114F6" w:rsidR="00DA7E7D" w:rsidRDefault="00743E5F" w:rsidP="00306818">
      <w:pPr>
        <w:ind w:firstLine="0"/>
      </w:pPr>
      <w:r>
        <w:t>Avec un paramètre</w:t>
      </w:r>
      <w:r w:rsidR="002A3D75">
        <w:t xml:space="preserve"> </w:t>
      </w:r>
      <w:r w:rsidR="002A3D75" w:rsidRPr="00876DB6">
        <w:t>α</w:t>
      </w:r>
      <w:r w:rsidR="002A3D75">
        <w:t xml:space="preserve"> qui</w:t>
      </w:r>
      <w:r>
        <w:t xml:space="preserve"> </w:t>
      </w:r>
      <w:r w:rsidR="00DA7E7D">
        <w:t>rel</w:t>
      </w:r>
      <w:r w:rsidR="002A3D75">
        <w:t>è</w:t>
      </w:r>
      <w:r w:rsidR="00DA7E7D">
        <w:t>v</w:t>
      </w:r>
      <w:r w:rsidR="002A3D75">
        <w:t>e</w:t>
      </w:r>
      <w:r w:rsidR="00DA7E7D">
        <w:t xml:space="preserve"> les hautes fréquences</w:t>
      </w:r>
      <w:r w:rsidR="00243011">
        <w:t xml:space="preserve"> (le</w:t>
      </w:r>
      <w:r w:rsidR="00DA7E7D">
        <w:t xml:space="preserve"> </w:t>
      </w:r>
      <w:r w:rsidR="00DA7E7D" w:rsidRPr="00DA7E7D">
        <w:rPr>
          <w:i/>
          <w:iCs/>
        </w:rPr>
        <w:t>tf</w:t>
      </w:r>
      <w:r w:rsidR="00243011">
        <w:t>),</w:t>
      </w:r>
      <w:r w:rsidR="00DA7E7D">
        <w:t xml:space="preserve"> </w:t>
      </w:r>
      <w:r w:rsidR="00243011">
        <w:t>la</w:t>
      </w:r>
      <w:r w:rsidR="00174619">
        <w:t xml:space="preserve"> </w:t>
      </w:r>
      <w:r w:rsidR="00243011">
        <w:t xml:space="preserve">tendance du </w:t>
      </w:r>
      <w:r w:rsidR="00243011" w:rsidRPr="00876DB6">
        <w:t>χ²</w:t>
      </w:r>
      <w:r w:rsidR="00174619">
        <w:t xml:space="preserve"> </w:t>
      </w:r>
      <w:r w:rsidR="00243011">
        <w:t>aux mots exclusifs se déplace</w:t>
      </w:r>
      <w:r w:rsidR="00583651">
        <w:t xml:space="preserve"> un peu</w:t>
      </w:r>
      <w:r w:rsidR="00243011">
        <w:t xml:space="preserve"> vers le bas du tableau, mais elle reste importante, dès le rang 17 on trouvera : </w:t>
      </w:r>
      <w:r w:rsidR="00243011" w:rsidRPr="00243011">
        <w:rPr>
          <w:i/>
          <w:iCs/>
        </w:rPr>
        <w:t>espalier, violacé, quenotte, suceur, brachioures, clupanodons, corégone, fissurelles, gobies-plumiers, krak</w:t>
      </w:r>
      <w:r w:rsidR="00243011">
        <w:t xml:space="preserve">… </w:t>
      </w:r>
      <w:r w:rsidR="00BA718A">
        <w:t xml:space="preserve">La formule </w:t>
      </w:r>
      <w:ins w:id="249" w:author="Marc Ratcliff" w:date="2026-10-07T11:04:00Z" w16du:dateUtc="2026-10-07T09:04:00Z">
        <w:r w:rsidR="009A5201">
          <w:t xml:space="preserve">native </w:t>
        </w:r>
      </w:ins>
      <w:r w:rsidR="00BA718A">
        <w:t>de TXM</w:t>
      </w:r>
      <w:del w:id="250" w:author="Marc Ratcliff" w:date="2026-10-07T11:04:00Z" w16du:dateUtc="2026-10-07T09:04:00Z">
        <w:r w:rsidR="00BA718A" w:rsidDel="009A5201">
          <w:delText xml:space="preserve"> native</w:delText>
        </w:r>
      </w:del>
      <w:r w:rsidR="00BA718A">
        <w:t xml:space="preserve">, sans paramétrage </w:t>
      </w:r>
      <w:r w:rsidR="00BA718A" w:rsidRPr="00876DB6">
        <w:t>α</w:t>
      </w:r>
      <w:r w:rsidR="00BA718A">
        <w:t xml:space="preserve">, n’est pas indemne de cet inconvénient, même si elle le retarde au rang 47 : </w:t>
      </w:r>
      <w:r w:rsidR="00BA718A" w:rsidRPr="00BA718A">
        <w:rPr>
          <w:i/>
          <w:iCs/>
        </w:rPr>
        <w:t>espalier, violacé, quenotte, suceur</w:t>
      </w:r>
      <w:r w:rsidR="00BA718A">
        <w:t xml:space="preserve">… Ce phénomène </w:t>
      </w:r>
      <w:r w:rsidR="002A3D75">
        <w:t xml:space="preserve">est assez facile à </w:t>
      </w:r>
      <w:r w:rsidR="00037DA5">
        <w:t>montrer</w:t>
      </w:r>
      <w:r w:rsidR="00956F5B">
        <w:t>.</w:t>
      </w:r>
    </w:p>
    <w:p w14:paraId="5C8186BB" w14:textId="77777777" w:rsidR="009A3603" w:rsidRDefault="009A3603" w:rsidP="00306818">
      <w:pPr>
        <w:ind w:firstLine="0"/>
      </w:pPr>
    </w:p>
    <w:p w14:paraId="43A6773B" w14:textId="7DFE5610" w:rsidR="005745BC" w:rsidRDefault="00037DA5" w:rsidP="009A5201">
      <w:pPr>
        <w:ind w:firstLine="0"/>
      </w:pPr>
      <w:r>
        <w:t>Soit tous les mots clés d</w:t>
      </w:r>
      <w:ins w:id="251" w:author="Marc Ratcliff" w:date="2026-10-07T11:04:00Z" w16du:dateUtc="2026-10-07T09:04:00Z">
        <w:r w:rsidR="009A5201">
          <w:t>u chapitre ?</w:t>
        </w:r>
      </w:ins>
      <w:del w:id="252" w:author="Marc Ratcliff" w:date="2026-10-07T11:04:00Z" w16du:dateUtc="2026-10-07T09:04:00Z">
        <w:r w:rsidDel="009A5201">
          <w:delText>e</w:delText>
        </w:r>
      </w:del>
      <w:r>
        <w:t xml:space="preserve"> « </w:t>
      </w:r>
      <w:r w:rsidRPr="000D7D79">
        <w:t>Les poulpes</w:t>
      </w:r>
      <w:r>
        <w:t> ». Soit un point pour chaque mot-clé sur une bande, où la longueur indique la place d’un mot-clé dans la liste, et la hauteur indique si le mot est de fréquence haute ou basse dans Jules Verne.</w:t>
      </w:r>
      <w:r w:rsidR="005745BC">
        <w:t xml:space="preserve"> </w:t>
      </w:r>
      <w:r>
        <w:t xml:space="preserve">Les bandes de dispersion </w:t>
      </w:r>
      <w:del w:id="253" w:author="Marc Ratcliff" w:date="2026-10-07T11:05:00Z" w16du:dateUtc="2026-10-07T09:05:00Z">
        <w:r w:rsidDel="009A5201">
          <w:delText xml:space="preserve">montre </w:delText>
        </w:r>
      </w:del>
      <w:ins w:id="254" w:author="Marc Ratcliff" w:date="2026-10-07T11:05:00Z" w16du:dateUtc="2026-10-07T09:05:00Z">
        <w:r w:rsidR="009A5201">
          <w:t>font apparaître</w:t>
        </w:r>
        <w:r w:rsidR="009A5201">
          <w:t xml:space="preserve"> </w:t>
        </w:r>
      </w:ins>
      <w:r>
        <w:t>plusieurs phénomènes pour ces équations</w:t>
      </w:r>
      <w:ins w:id="255" w:author="Marc Ratcliff" w:date="2026-10-07T11:06:00Z" w16du:dateUtc="2026-10-07T09:06:00Z">
        <w:r w:rsidR="009A5201">
          <w:t>, dans le graphique 3</w:t>
        </w:r>
      </w:ins>
      <w:r>
        <w:t xml:space="preserve">. </w:t>
      </w:r>
    </w:p>
    <w:p w14:paraId="135AEFBD" w14:textId="5FB4C0CF" w:rsidR="005A140B" w:rsidDel="009A5201" w:rsidRDefault="00037DA5" w:rsidP="009A5201">
      <w:pPr>
        <w:pStyle w:val="Paragraphedeliste"/>
        <w:numPr>
          <w:ilvl w:val="0"/>
          <w:numId w:val="2"/>
        </w:numPr>
        <w:rPr>
          <w:del w:id="256" w:author="Marc Ratcliff" w:date="2026-10-07T11:06:00Z" w16du:dateUtc="2026-10-07T09:06:00Z"/>
        </w:rPr>
      </w:pPr>
      <w:r>
        <w:lastRenderedPageBreak/>
        <w:t xml:space="preserve">D’abord, les listes de mot-clés selon le </w:t>
      </w:r>
      <w:r w:rsidRPr="00876DB6">
        <w:t>χ²</w:t>
      </w:r>
      <w:r>
        <w:t xml:space="preserve"> et TXM sont plus courtes, parce que ces scores peuvent être négatifs pour des mots spécialement rares relativement au reste du corpus</w:t>
      </w:r>
      <w:r w:rsidR="002B00A8">
        <w:t xml:space="preserve">, et donc </w:t>
      </w:r>
      <w:del w:id="257" w:author="Marc Ratcliff" w:date="2026-10-07T11:06:00Z" w16du:dateUtc="2026-10-07T09:06:00Z">
        <w:r w:rsidR="009A3603" w:rsidDel="009A5201">
          <w:delText>ils</w:delText>
        </w:r>
        <w:r w:rsidR="002B00A8" w:rsidDel="009A5201">
          <w:delText xml:space="preserve"> sont</w:delText>
        </w:r>
      </w:del>
      <w:ins w:id="258" w:author="Marc Ratcliff" w:date="2026-10-07T11:06:00Z" w16du:dateUtc="2026-10-07T09:06:00Z">
        <w:r w:rsidR="009A5201">
          <w:t>nous les retirons</w:t>
        </w:r>
      </w:ins>
      <w:r w:rsidR="002B00A8">
        <w:t xml:space="preserve"> </w:t>
      </w:r>
      <w:del w:id="259" w:author="Marc Ratcliff" w:date="2026-10-07T11:06:00Z" w16du:dateUtc="2026-10-07T09:06:00Z">
        <w:r w:rsidR="009A3603" w:rsidDel="009A5201">
          <w:delText xml:space="preserve">retirés </w:delText>
        </w:r>
      </w:del>
      <w:r w:rsidR="009A3603">
        <w:t>des listes de</w:t>
      </w:r>
      <w:r w:rsidR="002B00A8">
        <w:t xml:space="preserve"> mots-clés</w:t>
      </w:r>
      <w:r>
        <w:t>.</w:t>
      </w:r>
    </w:p>
    <w:p w14:paraId="05936C28" w14:textId="77777777" w:rsidR="009A5201" w:rsidRDefault="009A5201" w:rsidP="009A5201">
      <w:pPr>
        <w:pStyle w:val="Paragraphedeliste"/>
        <w:numPr>
          <w:ilvl w:val="0"/>
          <w:numId w:val="2"/>
        </w:numPr>
        <w:rPr>
          <w:ins w:id="260" w:author="Marc Ratcliff" w:date="2026-10-07T11:06:00Z" w16du:dateUtc="2026-10-07T09:06:00Z"/>
        </w:rPr>
        <w:pPrChange w:id="261" w:author="Marc Ratcliff" w:date="2026-10-07T11:05:00Z" w16du:dateUtc="2026-10-07T09:05:00Z">
          <w:pPr>
            <w:ind w:firstLine="708"/>
          </w:pPr>
        </w:pPrChange>
      </w:pPr>
    </w:p>
    <w:p w14:paraId="6DC0426B" w14:textId="1804A33D" w:rsidR="006B39F9" w:rsidDel="009A5201" w:rsidRDefault="008B57F3" w:rsidP="009A5201">
      <w:pPr>
        <w:pStyle w:val="Paragraphedeliste"/>
        <w:numPr>
          <w:ilvl w:val="0"/>
          <w:numId w:val="2"/>
        </w:numPr>
        <w:rPr>
          <w:del w:id="262" w:author="Marc Ratcliff" w:date="2026-10-07T11:08:00Z" w16du:dateUtc="2026-10-07T09:08:00Z"/>
        </w:rPr>
      </w:pPr>
      <w:r>
        <w:t xml:space="preserve">La fréquence des termes relativement au corpus, TF, </w:t>
      </w:r>
      <w:r w:rsidR="009C7AC7">
        <w:t xml:space="preserve">montre </w:t>
      </w:r>
      <w:r>
        <w:t xml:space="preserve">de belles lignes continues </w:t>
      </w:r>
      <w:ins w:id="263" w:author="Marc Ratcliff" w:date="2026-10-07T11:07:00Z" w16du:dateUtc="2026-10-07T09:07:00Z">
        <w:r w:rsidR="009A5201">
          <w:t xml:space="preserve">légèrement </w:t>
        </w:r>
      </w:ins>
      <w:del w:id="264" w:author="Marc Ratcliff" w:date="2026-10-07T11:07:00Z" w16du:dateUtc="2026-10-07T09:07:00Z">
        <w:r w:rsidR="0073485F" w:rsidDel="009A5201">
          <w:delText>montantes</w:delText>
        </w:r>
        <w:r w:rsidDel="009A5201">
          <w:delText xml:space="preserve"> </w:delText>
        </w:r>
      </w:del>
      <w:ins w:id="265" w:author="Marc Ratcliff" w:date="2026-10-07T11:07:00Z" w16du:dateUtc="2026-10-07T09:07:00Z">
        <w:r w:rsidR="009A5201">
          <w:t>ascendantes</w:t>
        </w:r>
        <w:r w:rsidR="009A5201">
          <w:t xml:space="preserve"> </w:t>
        </w:r>
      </w:ins>
      <w:r>
        <w:t>pour tf=1, 2, 3, 4…</w:t>
      </w:r>
      <w:r w:rsidR="009C7AC7">
        <w:t xml:space="preserve"> Ce</w:t>
      </w:r>
      <w:ins w:id="266" w:author="Marc Ratcliff" w:date="2026-10-07T11:07:00Z" w16du:dateUtc="2026-10-07T09:07:00Z">
        <w:r w:rsidR="009A5201">
          <w:t>ci</w:t>
        </w:r>
      </w:ins>
      <w:r w:rsidR="009C7AC7">
        <w:t xml:space="preserve"> n’est pas un hasard mais </w:t>
      </w:r>
      <w:ins w:id="267" w:author="Marc Ratcliff" w:date="2026-10-07T11:07:00Z" w16du:dateUtc="2026-10-07T09:07:00Z">
        <w:r w:rsidR="009A5201">
          <w:t xml:space="preserve">est dû à la </w:t>
        </w:r>
      </w:ins>
      <w:del w:id="268" w:author="Marc Ratcliff" w:date="2026-10-07T11:07:00Z" w16du:dateUtc="2026-10-07T09:07:00Z">
        <w:r w:rsidR="009C7AC7" w:rsidDel="009A5201">
          <w:delText xml:space="preserve">par </w:delText>
        </w:r>
      </w:del>
      <w:r w:rsidR="009C7AC7">
        <w:t xml:space="preserve">construction. En effet, pour un même score </w:t>
      </w:r>
      <w:r w:rsidR="009C7AC7" w:rsidRPr="009A5201">
        <w:rPr>
          <w:i/>
          <w:iCs/>
        </w:rPr>
        <w:t>tf</w:t>
      </w:r>
      <w:r w:rsidR="009C7AC7">
        <w:t xml:space="preserve"> (ex : </w:t>
      </w:r>
      <w:r w:rsidR="009C7AC7" w:rsidRPr="009A5201">
        <w:rPr>
          <w:i/>
          <w:iCs/>
        </w:rPr>
        <w:t>tf</w:t>
      </w:r>
      <w:r w:rsidR="009C7AC7">
        <w:t xml:space="preserve"> = 1), l’algorithme n’agglomère pas tous les mots sur un même rang, il</w:t>
      </w:r>
      <w:r w:rsidR="002F66F8">
        <w:t>s</w:t>
      </w:r>
      <w:r w:rsidR="009C7AC7">
        <w:t xml:space="preserve"> sont rangés en fonction d’un </w:t>
      </w:r>
      <w:del w:id="269" w:author="Marc Ratcliff" w:date="2026-10-07T11:08:00Z" w16du:dateUtc="2026-10-07T09:08:00Z">
        <w:r w:rsidR="009C7AC7" w:rsidDel="009A5201">
          <w:delText xml:space="preserve">deuxième </w:delText>
        </w:r>
      </w:del>
      <w:ins w:id="270" w:author="Marc Ratcliff" w:date="2026-10-07T11:08:00Z" w16du:dateUtc="2026-10-07T09:08:00Z">
        <w:r w:rsidR="009A5201">
          <w:t>second</w:t>
        </w:r>
        <w:r w:rsidR="009A5201">
          <w:t xml:space="preserve"> </w:t>
        </w:r>
      </w:ins>
      <w:r w:rsidR="009C7AC7">
        <w:t xml:space="preserve">critère, </w:t>
      </w:r>
      <w:ins w:id="271" w:author="Marc Ratcliff" w:date="2026-10-07T11:08:00Z" w16du:dateUtc="2026-10-07T09:08:00Z">
        <w:r w:rsidR="009A5201">
          <w:t xml:space="preserve">la dispersion allant </w:t>
        </w:r>
      </w:ins>
      <w:r w:rsidR="009C7AC7">
        <w:t>du rare au fréquent dans le corpus (-</w:t>
      </w:r>
      <w:r w:rsidR="009C7AC7" w:rsidRPr="009A5201">
        <w:rPr>
          <w:i/>
          <w:iCs/>
        </w:rPr>
        <w:t>cf</w:t>
      </w:r>
      <w:r w:rsidR="009C7AC7">
        <w:t>).</w:t>
      </w:r>
      <w:r>
        <w:t xml:space="preserve"> </w:t>
      </w:r>
    </w:p>
    <w:p w14:paraId="0F951B1F" w14:textId="77777777" w:rsidR="009A5201" w:rsidRDefault="009A5201" w:rsidP="009A5201">
      <w:pPr>
        <w:pStyle w:val="Paragraphedeliste"/>
        <w:numPr>
          <w:ilvl w:val="0"/>
          <w:numId w:val="2"/>
        </w:numPr>
        <w:rPr>
          <w:ins w:id="272" w:author="Marc Ratcliff" w:date="2026-10-07T11:08:00Z" w16du:dateUtc="2026-10-07T09:08:00Z"/>
        </w:rPr>
        <w:pPrChange w:id="273" w:author="Marc Ratcliff" w:date="2026-10-07T11:06:00Z" w16du:dateUtc="2026-10-07T09:06:00Z">
          <w:pPr>
            <w:ind w:firstLine="708"/>
          </w:pPr>
        </w:pPrChange>
      </w:pPr>
    </w:p>
    <w:p w14:paraId="5141BA3F" w14:textId="75CF5EC7" w:rsidR="002B00A8" w:rsidDel="009A5201" w:rsidRDefault="002F6411" w:rsidP="009A5201">
      <w:pPr>
        <w:pStyle w:val="Paragraphedeliste"/>
        <w:numPr>
          <w:ilvl w:val="0"/>
          <w:numId w:val="2"/>
        </w:numPr>
        <w:rPr>
          <w:del w:id="274" w:author="Marc Ratcliff" w:date="2026-10-07T11:10:00Z" w16du:dateUtc="2026-10-07T09:10:00Z"/>
        </w:rPr>
      </w:pPr>
      <w:r>
        <w:t xml:space="preserve">Plusieurs formules semblent </w:t>
      </w:r>
      <w:del w:id="275" w:author="Marc Ratcliff" w:date="2026-10-07T11:08:00Z" w16du:dateUtc="2026-10-07T09:08:00Z">
        <w:r w:rsidDel="009A5201">
          <w:delText xml:space="preserve">observer </w:delText>
        </w:r>
      </w:del>
      <w:ins w:id="276" w:author="Marc Ratcliff" w:date="2026-10-07T11:08:00Z" w16du:dateUtc="2026-10-07T09:08:00Z">
        <w:r w:rsidR="009A5201">
          <w:t>suivre</w:t>
        </w:r>
        <w:r w:rsidR="009A5201">
          <w:t xml:space="preserve"> </w:t>
        </w:r>
      </w:ins>
      <w:r>
        <w:t xml:space="preserve">des alignements pour </w:t>
      </w:r>
      <w:r w:rsidRPr="009A5201">
        <w:rPr>
          <w:i/>
          <w:iCs/>
        </w:rPr>
        <w:t>tf</w:t>
      </w:r>
      <w:r>
        <w:t xml:space="preserve"> = 2 et </w:t>
      </w:r>
      <w:r w:rsidRPr="009A5201">
        <w:rPr>
          <w:i/>
          <w:iCs/>
        </w:rPr>
        <w:t>tf</w:t>
      </w:r>
      <w:r>
        <w:t xml:space="preserve"> = 3, comme pour TF. </w:t>
      </w:r>
      <w:r w:rsidR="006B39F9">
        <w:t>Toutes les</w:t>
      </w:r>
      <w:r w:rsidR="00037DA5">
        <w:t xml:space="preserve"> formules</w:t>
      </w:r>
      <w:r w:rsidR="006B39F9">
        <w:t xml:space="preserve"> </w:t>
      </w:r>
      <w:r w:rsidR="00037DA5">
        <w:t xml:space="preserve">observent </w:t>
      </w:r>
      <w:r w:rsidR="006B39F9">
        <w:t>cette</w:t>
      </w:r>
      <w:r w:rsidR="00037DA5">
        <w:t xml:space="preserve"> ligne de base</w:t>
      </w:r>
      <w:r w:rsidR="006B39F9">
        <w:t xml:space="preserve"> </w:t>
      </w:r>
      <w:r w:rsidR="008B57F3">
        <w:t>en jaune</w:t>
      </w:r>
      <w:r w:rsidR="00037DA5">
        <w:t xml:space="preserve"> qui</w:t>
      </w:r>
      <w:r>
        <w:t xml:space="preserve"> commence par un segment plat (</w:t>
      </w:r>
      <w:r w:rsidRPr="009A5201">
        <w:rPr>
          <w:i/>
          <w:iCs/>
        </w:rPr>
        <w:t>tf</w:t>
      </w:r>
      <w:r>
        <w:t> = </w:t>
      </w:r>
      <w:r w:rsidRPr="009A5201">
        <w:rPr>
          <w:i/>
          <w:iCs/>
        </w:rPr>
        <w:t>cf</w:t>
      </w:r>
      <w:r>
        <w:t> =1), les hap</w:t>
      </w:r>
      <w:del w:id="277" w:author="Marc Ratcliff" w:date="2026-10-07T11:08:00Z" w16du:dateUtc="2026-10-07T09:08:00Z">
        <w:r w:rsidDel="009A5201">
          <w:delText>p</w:delText>
        </w:r>
      </w:del>
      <w:r>
        <w:t xml:space="preserve">ax. </w:t>
      </w:r>
      <w:r w:rsidR="006544F9">
        <w:t>TXM semble « </w:t>
      </w:r>
      <w:del w:id="278" w:author="Marc Ratcliff" w:date="2026-10-07T11:09:00Z" w16du:dateUtc="2026-10-07T09:09:00Z">
        <w:r w:rsidR="006544F9" w:rsidDel="009A5201">
          <w:delText>mieux </w:delText>
        </w:r>
      </w:del>
      <w:ins w:id="279" w:author="Marc Ratcliff" w:date="2026-10-07T11:09:00Z" w16du:dateUtc="2026-10-07T09:09:00Z">
        <w:r w:rsidR="009A5201">
          <w:t>meilleur</w:t>
        </w:r>
        <w:r w:rsidR="009A5201">
          <w:t> </w:t>
        </w:r>
      </w:ins>
      <w:r w:rsidR="006544F9">
        <w:t xml:space="preserve">» que </w:t>
      </w:r>
      <w:r w:rsidR="006544F9" w:rsidRPr="006544F9">
        <w:t>G²</w:t>
      </w:r>
      <w:r w:rsidR="006544F9">
        <w:t xml:space="preserve"> selon ce critère, mais en ce cas </w:t>
      </w:r>
      <w:r w:rsidR="006544F9" w:rsidRPr="006544F9">
        <w:t>subTF-IDFα(0,56)</w:t>
      </w:r>
      <w:r w:rsidR="006544F9">
        <w:t xml:space="preserve"> serait encore « </w:t>
      </w:r>
      <w:ins w:id="280" w:author="Marc Ratcliff" w:date="2026-10-07T11:09:00Z" w16du:dateUtc="2026-10-07T09:09:00Z">
        <w:r w:rsidR="009A5201">
          <w:t>meilleur</w:t>
        </w:r>
        <w:r w:rsidR="009A5201">
          <w:t> </w:t>
        </w:r>
      </w:ins>
      <w:del w:id="281" w:author="Marc Ratcliff" w:date="2026-10-07T11:09:00Z" w16du:dateUtc="2026-10-07T09:09:00Z">
        <w:r w:rsidR="006544F9" w:rsidDel="009A5201">
          <w:delText>mieux </w:delText>
        </w:r>
      </w:del>
      <w:r w:rsidR="006544F9">
        <w:t>»,</w:t>
      </w:r>
      <w:del w:id="282" w:author="Marc Ratcliff" w:date="2026-10-07T11:09:00Z" w16du:dateUtc="2026-10-07T09:09:00Z">
        <w:r w:rsidR="006544F9" w:rsidDel="009A5201">
          <w:delText xml:space="preserve"> </w:delText>
        </w:r>
      </w:del>
      <w:ins w:id="283" w:author="Marc Ratcliff" w:date="2026-10-07T11:09:00Z" w16du:dateUtc="2026-10-07T09:09:00Z">
        <w:r w:rsidR="009A5201">
          <w:t xml:space="preserve"> </w:t>
        </w:r>
      </w:ins>
      <w:r w:rsidR="006544F9">
        <w:t xml:space="preserve">sans que l’on </w:t>
      </w:r>
      <w:del w:id="284" w:author="Marc Ratcliff" w:date="2026-10-07T11:09:00Z" w16du:dateUtc="2026-10-07T09:09:00Z">
        <w:r w:rsidR="006544F9" w:rsidDel="009A5201">
          <w:delText xml:space="preserve">voit </w:delText>
        </w:r>
      </w:del>
      <w:ins w:id="285" w:author="Marc Ratcliff" w:date="2026-10-07T11:09:00Z" w16du:dateUtc="2026-10-07T09:09:00Z">
        <w:r w:rsidR="009A5201">
          <w:t xml:space="preserve">perçoive </w:t>
        </w:r>
      </w:ins>
      <w:r w:rsidR="009A3603">
        <w:t>encore</w:t>
      </w:r>
      <w:r w:rsidR="006544F9">
        <w:t xml:space="preserve"> </w:t>
      </w:r>
      <w:ins w:id="286" w:author="Marc Ratcliff" w:date="2026-10-07T11:10:00Z" w16du:dateUtc="2026-10-07T09:10:00Z">
        <w:r w:rsidR="009A5201">
          <w:t xml:space="preserve">quel en est </w:t>
        </w:r>
      </w:ins>
      <w:r w:rsidR="006544F9">
        <w:t>l’intérêt sémantique.</w:t>
      </w:r>
    </w:p>
    <w:p w14:paraId="01EDEBD1" w14:textId="4BBC04AE" w:rsidR="009A5201" w:rsidRDefault="009A5201" w:rsidP="009A5201">
      <w:pPr>
        <w:pStyle w:val="Paragraphedeliste"/>
        <w:numPr>
          <w:ilvl w:val="0"/>
          <w:numId w:val="2"/>
        </w:numPr>
        <w:rPr>
          <w:ins w:id="287" w:author="Marc Ratcliff" w:date="2026-10-07T11:10:00Z" w16du:dateUtc="2026-10-07T09:10:00Z"/>
        </w:rPr>
        <w:pPrChange w:id="288" w:author="Marc Ratcliff" w:date="2026-10-07T11:08:00Z" w16du:dateUtc="2026-10-07T09:08:00Z">
          <w:pPr>
            <w:ind w:firstLine="708"/>
          </w:pPr>
        </w:pPrChange>
      </w:pPr>
    </w:p>
    <w:p w14:paraId="0C190705" w14:textId="219F4759" w:rsidR="002F6411" w:rsidRDefault="009A5201" w:rsidP="009A5201">
      <w:pPr>
        <w:pStyle w:val="Paragraphedeliste"/>
        <w:numPr>
          <w:ilvl w:val="0"/>
          <w:numId w:val="2"/>
        </w:numPr>
        <w:rPr>
          <w:ins w:id="289" w:author="Marc Ratcliff" w:date="2026-10-07T11:10:00Z" w16du:dateUtc="2026-10-07T09:10:00Z"/>
        </w:rPr>
      </w:pPr>
      <w:ins w:id="290" w:author="Marc Ratcliff" w:date="2026-10-07T11:10:00Z" w16du:dateUtc="2026-10-07T09:10:00Z">
        <w:r>
          <w:t xml:space="preserve">Quant à </w:t>
        </w:r>
      </w:ins>
      <w:r w:rsidR="002F6411" w:rsidRPr="006B39F9">
        <w:t>TF-IDFα(16)</w:t>
      </w:r>
      <w:ins w:id="291" w:author="Marc Ratcliff" w:date="2026-10-07T11:10:00Z" w16du:dateUtc="2026-10-07T09:10:00Z">
        <w:r>
          <w:t>, il</w:t>
        </w:r>
      </w:ins>
      <w:r w:rsidR="002F6411">
        <w:t xml:space="preserve"> est principalement conduit par la ligne jaune des mots rares dans le chapitre (</w:t>
      </w:r>
      <w:r w:rsidR="002F6411" w:rsidRPr="009A5201">
        <w:rPr>
          <w:i/>
          <w:iCs/>
        </w:rPr>
        <w:t>tf</w:t>
      </w:r>
      <w:r w:rsidR="002F6411">
        <w:t xml:space="preserve"> = 1), commençant par les mots rares dans le corpus (</w:t>
      </w:r>
      <w:r w:rsidR="002F6411" w:rsidRPr="009A5201">
        <w:rPr>
          <w:i/>
          <w:iCs/>
        </w:rPr>
        <w:t>cf</w:t>
      </w:r>
      <w:r w:rsidR="002F6411">
        <w:t xml:space="preserve"> = 1), finissant par </w:t>
      </w:r>
      <w:r w:rsidR="002F6411" w:rsidRPr="009A5201">
        <w:rPr>
          <w:i/>
          <w:iCs/>
        </w:rPr>
        <w:t>cf</w:t>
      </w:r>
      <w:r w:rsidR="002F6411" w:rsidRPr="009A5201">
        <w:rPr>
          <w:vertAlign w:val="subscript"/>
        </w:rPr>
        <w:t>max</w:t>
      </w:r>
      <w:r w:rsidR="002F6411">
        <w:t xml:space="preserve">. Des mots plus fréquents </w:t>
      </w:r>
      <w:ins w:id="292" w:author="Marc Ratcliff" w:date="2026-10-07T11:10:00Z" w16du:dateUtc="2026-10-07T09:10:00Z">
        <w:r>
          <w:t xml:space="preserve">y </w:t>
        </w:r>
      </w:ins>
      <w:r w:rsidR="002F6411">
        <w:t>sont visibles en ordre dispersé.</w:t>
      </w:r>
    </w:p>
    <w:p w14:paraId="27EC9D82" w14:textId="77777777" w:rsidR="009A5201" w:rsidRDefault="009A5201" w:rsidP="009A5201">
      <w:pPr>
        <w:pStyle w:val="Paragraphedeliste"/>
        <w:ind w:left="360" w:firstLine="0"/>
        <w:pPrChange w:id="293" w:author="Marc Ratcliff" w:date="2026-10-07T11:10:00Z" w16du:dateUtc="2026-10-07T09:10:00Z">
          <w:pPr>
            <w:ind w:firstLine="708"/>
          </w:pPr>
        </w:pPrChange>
      </w:pPr>
    </w:p>
    <w:p w14:paraId="26D998FD" w14:textId="13428943" w:rsidR="009A5201" w:rsidRDefault="009A5201" w:rsidP="00447F80">
      <w:pPr>
        <w:ind w:firstLine="0"/>
        <w:rPr>
          <w:ins w:id="294" w:author="Marc Ratcliff" w:date="2026-10-07T11:06:00Z" w16du:dateUtc="2026-10-07T09:06:00Z"/>
        </w:rPr>
      </w:pPr>
      <w:ins w:id="295" w:author="Marc Ratcliff" w:date="2026-10-07T11:06:00Z" w16du:dateUtc="2026-10-07T09:06:00Z">
        <w:r>
          <w:t>Graphique 3</w:t>
        </w:r>
      </w:ins>
      <w:ins w:id="296" w:author="Marc Ratcliff" w:date="2026-10-07T11:07:00Z" w16du:dateUtc="2026-10-07T09:07:00Z">
        <w:r>
          <w:t xml:space="preserve"> titre</w:t>
        </w:r>
      </w:ins>
    </w:p>
    <w:p w14:paraId="58DA4C5F" w14:textId="5499AEF4" w:rsidR="002B00A8" w:rsidRDefault="00CE2AB5" w:rsidP="00447F80">
      <w:pPr>
        <w:ind w:firstLine="0"/>
      </w:pPr>
      <w:r w:rsidRPr="00CE2AB5">
        <w:rPr>
          <w:noProof/>
        </w:rPr>
        <w:drawing>
          <wp:anchor distT="0" distB="0" distL="114300" distR="114300" simplePos="0" relativeHeight="251669504" behindDoc="0" locked="0" layoutInCell="1" allowOverlap="1" wp14:anchorId="344F2764" wp14:editId="0E537728">
            <wp:simplePos x="0" y="0"/>
            <wp:positionH relativeFrom="column">
              <wp:posOffset>50800</wp:posOffset>
            </wp:positionH>
            <wp:positionV relativeFrom="paragraph">
              <wp:posOffset>231140</wp:posOffset>
            </wp:positionV>
            <wp:extent cx="5760720" cy="4194175"/>
            <wp:effectExtent l="0" t="0" r="0" b="0"/>
            <wp:wrapTopAndBottom/>
            <wp:docPr id="19671579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5794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4194175"/>
                    </a:xfrm>
                    <a:prstGeom prst="rect">
                      <a:avLst/>
                    </a:prstGeom>
                  </pic:spPr>
                </pic:pic>
              </a:graphicData>
            </a:graphic>
          </wp:anchor>
        </w:drawing>
      </w:r>
    </w:p>
    <w:p w14:paraId="2F490515" w14:textId="63BE4850" w:rsidR="00037DA5" w:rsidRDefault="00037DA5" w:rsidP="006F46DE">
      <w:pPr>
        <w:ind w:firstLine="708"/>
      </w:pPr>
    </w:p>
    <w:p w14:paraId="70517269" w14:textId="01E40A25" w:rsidR="009A3603" w:rsidRDefault="0092514D" w:rsidP="002F66F8">
      <w:pPr>
        <w:ind w:firstLine="0"/>
      </w:pPr>
      <w:ins w:id="297" w:author="Marc Ratcliff" w:date="2026-10-07T11:11:00Z" w16du:dateUtc="2026-10-07T09:11:00Z">
        <w:r>
          <w:t>Avec ce graphique, o</w:t>
        </w:r>
      </w:ins>
      <w:del w:id="298" w:author="Marc Ratcliff" w:date="2026-10-07T11:11:00Z" w16du:dateUtc="2026-10-07T09:11:00Z">
        <w:r w:rsidR="002F66F8" w:rsidDel="0092514D">
          <w:delText>O</w:delText>
        </w:r>
      </w:del>
      <w:r w:rsidR="002F66F8">
        <w:t xml:space="preserve">n </w:t>
      </w:r>
      <w:r w:rsidR="005745BC">
        <w:t>voit</w:t>
      </w:r>
      <w:r w:rsidR="002F66F8">
        <w:t xml:space="preserve"> désormais beaucoup plus concrètement </w:t>
      </w:r>
      <w:r w:rsidR="005745BC">
        <w:t>comment</w:t>
      </w:r>
      <w:r w:rsidR="002F66F8">
        <w:t xml:space="preserve"> </w:t>
      </w:r>
      <w:r w:rsidR="0082326F">
        <w:t xml:space="preserve">fonctionnent </w:t>
      </w:r>
      <w:r w:rsidR="002F66F8">
        <w:t>les formules</w:t>
      </w:r>
      <w:r w:rsidR="00E30A49">
        <w:t xml:space="preserve"> qui</w:t>
      </w:r>
      <w:r w:rsidR="005745BC">
        <w:t xml:space="preserve"> </w:t>
      </w:r>
      <w:r w:rsidR="002F66F8">
        <w:t>s’étalent entre TF et TF-IDF</w:t>
      </w:r>
      <w:r w:rsidR="002F66F8" w:rsidRPr="00447F80">
        <w:t>α(1</w:t>
      </w:r>
      <w:r w:rsidR="002F66F8">
        <w:t>6</w:t>
      </w:r>
      <w:r w:rsidR="002F66F8" w:rsidRPr="00447F80">
        <w:t>)</w:t>
      </w:r>
      <w:r w:rsidR="002F66F8">
        <w:t>. Pour la ligne intérieure du croissant</w:t>
      </w:r>
      <w:r w:rsidR="006544F9">
        <w:t>,</w:t>
      </w:r>
      <w:r w:rsidR="002F66F8">
        <w:t xml:space="preserve"> par exemple </w:t>
      </w:r>
      <w:r w:rsidR="002F66F8" w:rsidRPr="002F66F8">
        <w:t>χ²α(0,43)</w:t>
      </w:r>
      <w:ins w:id="299" w:author="Marc Ratcliff" w:date="2026-10-07T11:12:00Z" w16du:dateUtc="2026-10-07T09:12:00Z">
        <w:r>
          <w:t xml:space="preserve"> sur la figure 2</w:t>
        </w:r>
      </w:ins>
      <w:r w:rsidR="002F66F8">
        <w:t>, le segment des ha</w:t>
      </w:r>
      <w:del w:id="300" w:author="Marc Ratcliff" w:date="2026-10-07T11:11:00Z" w16du:dateUtc="2026-10-07T09:11:00Z">
        <w:r w:rsidR="002F66F8" w:rsidDel="0092514D">
          <w:delText>p</w:delText>
        </w:r>
      </w:del>
      <w:r w:rsidR="002F66F8">
        <w:t xml:space="preserve">pax commence </w:t>
      </w:r>
      <w:del w:id="301" w:author="Marc Ratcliff" w:date="2026-10-07T11:12:00Z" w16du:dateUtc="2026-10-07T09:12:00Z">
        <w:r w:rsidR="002F66F8" w:rsidDel="0092514D">
          <w:delText>plus vite que</w:delText>
        </w:r>
      </w:del>
      <w:ins w:id="302" w:author="Marc Ratcliff" w:date="2026-10-07T11:12:00Z" w16du:dateUtc="2026-10-07T09:12:00Z">
        <w:r>
          <w:t xml:space="preserve">avant </w:t>
        </w:r>
      </w:ins>
      <w:del w:id="303" w:author="Marc Ratcliff" w:date="2026-10-07T11:12:00Z" w16du:dateUtc="2026-10-07T09:12:00Z">
        <w:r w:rsidR="002F66F8" w:rsidDel="0092514D">
          <w:delText xml:space="preserve"> pour </w:delText>
        </w:r>
      </w:del>
      <w:r w:rsidR="002F66F8">
        <w:t xml:space="preserve">la ligne extérieure du croissant au même angle, par exemple </w:t>
      </w:r>
      <w:r w:rsidR="002F66F8" w:rsidRPr="002F66F8">
        <w:t>subTF-IDFα(0,56)</w:t>
      </w:r>
      <w:r w:rsidR="002F66F8">
        <w:t>.</w:t>
      </w:r>
    </w:p>
    <w:p w14:paraId="48C728C7" w14:textId="529149AF" w:rsidR="002F66F8" w:rsidRDefault="0092514D" w:rsidP="009A3603">
      <w:pPr>
        <w:ind w:firstLine="708"/>
      </w:pPr>
      <w:ins w:id="304" w:author="Marc Ratcliff" w:date="2026-10-07T11:12:00Z" w16du:dateUtc="2026-10-07T09:12:00Z">
        <w:r>
          <w:lastRenderedPageBreak/>
          <w:t>Maintenant, s</w:t>
        </w:r>
      </w:ins>
      <w:del w:id="305" w:author="Marc Ratcliff" w:date="2026-10-07T11:12:00Z" w16du:dateUtc="2026-10-07T09:12:00Z">
        <w:r w:rsidR="002F66F8" w:rsidDel="0092514D">
          <w:delText>S</w:delText>
        </w:r>
      </w:del>
      <w:r w:rsidR="002F66F8">
        <w:t>uffit-il de retarder l’apparition du segment des hap</w:t>
      </w:r>
      <w:del w:id="306" w:author="Marc Ratcliff" w:date="2026-10-07T11:12:00Z" w16du:dateUtc="2026-10-07T09:12:00Z">
        <w:r w:rsidR="002F66F8" w:rsidDel="0092514D">
          <w:delText>p</w:delText>
        </w:r>
      </w:del>
      <w:r w:rsidR="002F66F8">
        <w:t xml:space="preserve">ax, par exemple avec </w:t>
      </w:r>
      <w:r w:rsidR="002F66F8" w:rsidRPr="002F66F8">
        <w:t>subTF</w:t>
      </w:r>
      <w:r w:rsidR="009A3603" w:rsidRPr="00876DB6">
        <w:noBreakHyphen/>
      </w:r>
      <w:r w:rsidR="002F66F8" w:rsidRPr="002F66F8">
        <w:t>IDFα(0,3)</w:t>
      </w:r>
      <w:r w:rsidR="002F66F8">
        <w:t xml:space="preserve">, qui est à peu près sur le même angle du croissant que TXM et </w:t>
      </w:r>
      <w:r w:rsidR="002F66F8" w:rsidRPr="002F66F8">
        <w:t>G²</w:t>
      </w:r>
      <w:r w:rsidR="002F66F8">
        <w:t xml:space="preserve">, pour </w:t>
      </w:r>
      <w:del w:id="307" w:author="Marc Ratcliff" w:date="2026-10-07T11:12:00Z" w16du:dateUtc="2026-10-07T09:12:00Z">
        <w:r w:rsidR="002F66F8" w:rsidDel="0092514D">
          <w:delText xml:space="preserve">avoir </w:delText>
        </w:r>
      </w:del>
      <w:ins w:id="308" w:author="Marc Ratcliff" w:date="2026-10-07T11:12:00Z" w16du:dateUtc="2026-10-07T09:12:00Z">
        <w:r>
          <w:t>obtenir</w:t>
        </w:r>
        <w:r>
          <w:t xml:space="preserve"> </w:t>
        </w:r>
      </w:ins>
      <w:r w:rsidR="002F66F8">
        <w:t xml:space="preserve">la liste la plus discriminante de mots-clés ? </w:t>
      </w:r>
      <w:ins w:id="309" w:author="Marc Ratcliff" w:date="2026-10-07T11:13:00Z" w16du:dateUtc="2026-10-07T09:13:00Z">
        <w:r>
          <w:t>S’i</w:t>
        </w:r>
      </w:ins>
      <w:del w:id="310" w:author="Marc Ratcliff" w:date="2026-10-07T11:13:00Z" w16du:dateUtc="2026-10-07T09:13:00Z">
        <w:r w:rsidR="002F66F8" w:rsidDel="0092514D">
          <w:delText>I</w:delText>
        </w:r>
      </w:del>
      <w:r w:rsidR="002F66F8">
        <w:t>l est en réalité très facile de filtre</w:t>
      </w:r>
      <w:r w:rsidR="006544F9">
        <w:t>r</w:t>
      </w:r>
      <w:r w:rsidR="002F66F8">
        <w:t xml:space="preserve"> la ligne jaune </w:t>
      </w:r>
      <w:r w:rsidR="002F66F8" w:rsidRPr="002F66F8">
        <w:rPr>
          <w:i/>
          <w:iCs/>
        </w:rPr>
        <w:t>tf</w:t>
      </w:r>
      <w:r w:rsidR="009A3603">
        <w:t> </w:t>
      </w:r>
      <w:r w:rsidR="002F66F8">
        <w:t>=</w:t>
      </w:r>
      <w:r w:rsidR="009A3603">
        <w:t> </w:t>
      </w:r>
      <w:r w:rsidR="002F66F8">
        <w:t xml:space="preserve">1 si elle était gênante, </w:t>
      </w:r>
      <w:del w:id="311" w:author="Marc Ratcliff" w:date="2026-10-07T11:13:00Z" w16du:dateUtc="2026-10-07T09:13:00Z">
        <w:r w:rsidR="002F66F8" w:rsidDel="0092514D">
          <w:delText>par contre</w:delText>
        </w:r>
      </w:del>
      <w:ins w:id="312" w:author="Marc Ratcliff" w:date="2026-10-07T11:13:00Z" w16du:dateUtc="2026-10-07T09:13:00Z">
        <w:r>
          <w:t>en revanche</w:t>
        </w:r>
      </w:ins>
      <w:r w:rsidR="002F66F8">
        <w:t xml:space="preserve"> cela ne </w:t>
      </w:r>
      <w:ins w:id="313" w:author="Marc Ratcliff" w:date="2026-10-07T11:13:00Z" w16du:dateUtc="2026-10-07T09:13:00Z">
        <w:r>
          <w:t xml:space="preserve">nous </w:t>
        </w:r>
      </w:ins>
      <w:r w:rsidR="002F66F8">
        <w:t xml:space="preserve">dit pas si les autres mots </w:t>
      </w:r>
      <w:del w:id="314" w:author="Marc Ratcliff" w:date="2026-10-07T11:13:00Z" w16du:dateUtc="2026-10-07T09:13:00Z">
        <w:r w:rsidR="002F66F8" w:rsidDel="0092514D">
          <w:delText xml:space="preserve">ont </w:delText>
        </w:r>
      </w:del>
      <w:ins w:id="315" w:author="Marc Ratcliff" w:date="2026-10-07T11:13:00Z" w16du:dateUtc="2026-10-07T09:13:00Z">
        <w:r>
          <w:t>suivent</w:t>
        </w:r>
        <w:r>
          <w:t xml:space="preserve"> </w:t>
        </w:r>
      </w:ins>
      <w:r w:rsidR="002F66F8">
        <w:t xml:space="preserve">un classement plus </w:t>
      </w:r>
      <w:r w:rsidR="00CE2AB5">
        <w:t>sémantique</w:t>
      </w:r>
      <w:r w:rsidR="002F66F8">
        <w:t xml:space="preserve">. D’autres expériences sont </w:t>
      </w:r>
      <w:ins w:id="316" w:author="Marc Ratcliff" w:date="2026-10-07T11:13:00Z" w16du:dateUtc="2026-10-07T09:13:00Z">
        <w:r>
          <w:t xml:space="preserve">donc </w:t>
        </w:r>
      </w:ins>
      <w:r w:rsidR="002F66F8">
        <w:t xml:space="preserve">nécessaires pour </w:t>
      </w:r>
      <w:r w:rsidR="006544F9">
        <w:t xml:space="preserve">choisir </w:t>
      </w:r>
      <w:r w:rsidR="00BF1654">
        <w:t>la bonne</w:t>
      </w:r>
      <w:r w:rsidR="002F66F8">
        <w:t xml:space="preserve"> formule</w:t>
      </w:r>
      <w:r w:rsidR="00BF1654">
        <w:t xml:space="preserve"> paramétrable</w:t>
      </w:r>
      <w:r w:rsidR="002F66F8">
        <w:t>.</w:t>
      </w:r>
    </w:p>
    <w:p w14:paraId="539CDACF" w14:textId="73302DDA" w:rsidR="002F66F8" w:rsidRDefault="0067014C" w:rsidP="0067014C">
      <w:pPr>
        <w:pStyle w:val="Titre1"/>
      </w:pPr>
      <w:r>
        <w:t>§7.</w:t>
      </w:r>
      <w:r w:rsidR="006544F9">
        <w:t xml:space="preserve"> </w:t>
      </w:r>
      <w:r w:rsidR="00160C20">
        <w:t>Panaches de mots vides</w:t>
      </w:r>
    </w:p>
    <w:p w14:paraId="0B38B6BA" w14:textId="4BA6074A" w:rsidR="0067014C" w:rsidRDefault="008D666B" w:rsidP="00926D8D">
      <w:pPr>
        <w:ind w:firstLine="0"/>
      </w:pPr>
      <w:r>
        <w:t xml:space="preserve">Dès la section </w:t>
      </w:r>
      <w:del w:id="317" w:author="Marc Ratcliff" w:date="2026-10-07T11:14:00Z" w16du:dateUtc="2026-10-07T09:14:00Z">
        <w:r w:rsidDel="0092514D">
          <w:delText>§</w:delText>
        </w:r>
      </w:del>
      <w:r>
        <w:t>2, on a constaté que les mots grammaticaux étaient peu significatifs</w:t>
      </w:r>
      <w:ins w:id="318" w:author="Marc Ratcliff" w:date="2026-10-07T11:14:00Z" w16du:dateUtc="2026-10-07T09:14:00Z">
        <w:r w:rsidR="0092514D">
          <w:t>, et de fait, c</w:t>
        </w:r>
      </w:ins>
      <w:del w:id="319" w:author="Marc Ratcliff" w:date="2026-10-07T11:14:00Z" w16du:dateUtc="2026-10-07T09:14:00Z">
        <w:r w:rsidDel="0092514D">
          <w:delText>. C</w:delText>
        </w:r>
      </w:del>
      <w:r>
        <w:t xml:space="preserve">haque formule a sa manière de les déprécier. </w:t>
      </w:r>
      <w:ins w:id="320" w:author="Marc Ratcliff" w:date="2026-10-07T11:14:00Z" w16du:dateUtc="2026-10-07T09:14:00Z">
        <w:r w:rsidR="0092514D">
          <w:t>Car, s</w:t>
        </w:r>
      </w:ins>
      <w:del w:id="321" w:author="Marc Ratcliff" w:date="2026-10-07T11:14:00Z" w16du:dateUtc="2026-10-07T09:14:00Z">
        <w:r w:rsidDel="0092514D">
          <w:delText>S</w:delText>
        </w:r>
      </w:del>
      <w:r>
        <w:t xml:space="preserve">’il est facile de les retirer, c’est aussi un ensemble fermé de mots </w:t>
      </w:r>
      <w:del w:id="322" w:author="Marc Ratcliff" w:date="2026-10-07T11:15:00Z" w16du:dateUtc="2026-10-07T09:15:00Z">
        <w:r w:rsidDel="0092514D">
          <w:delText xml:space="preserve">faciles </w:delText>
        </w:r>
      </w:del>
      <w:ins w:id="323" w:author="Marc Ratcliff" w:date="2026-10-07T11:15:00Z" w16du:dateUtc="2026-10-07T09:15:00Z">
        <w:r w:rsidR="0092514D">
          <w:t>aisé</w:t>
        </w:r>
        <w:r w:rsidR="0092514D">
          <w:t xml:space="preserve"> </w:t>
        </w:r>
      </w:ins>
      <w:r>
        <w:t xml:space="preserve">à observer. Cette section va </w:t>
      </w:r>
      <w:r w:rsidR="00926D8D">
        <w:t>se concentrer sur ces mots dits « vides », afin</w:t>
      </w:r>
      <w:r>
        <w:t xml:space="preserve"> de caractériser les formules paramétrables sur </w:t>
      </w:r>
      <w:r w:rsidR="0049456E">
        <w:t>les</w:t>
      </w:r>
      <w:r>
        <w:t xml:space="preserve"> haute</w:t>
      </w:r>
      <w:r w:rsidR="0049456E">
        <w:t>s</w:t>
      </w:r>
      <w:r>
        <w:t xml:space="preserve"> fréquence</w:t>
      </w:r>
      <w:r w:rsidR="0049456E">
        <w:t>s</w:t>
      </w:r>
      <w:r w:rsidR="00926D8D">
        <w:t>.</w:t>
      </w:r>
    </w:p>
    <w:p w14:paraId="1801DE2B" w14:textId="13CEC058" w:rsidR="008D666B" w:rsidRDefault="008D666B" w:rsidP="0067014C">
      <w:r>
        <w:t>Soi</w:t>
      </w:r>
      <w:r w:rsidR="00292F4E">
        <w:t>ent plus de 7000</w:t>
      </w:r>
      <w:r>
        <w:t xml:space="preserve"> chapitres de romans avec les mots grammaticaux, </w:t>
      </w:r>
      <w:ins w:id="324" w:author="Marc Ratcliff" w:date="2026-10-07T11:15:00Z" w16du:dateUtc="2026-10-07T09:15:00Z">
        <w:r w:rsidR="0092514D">
          <w:t xml:space="preserve">la question est de savoir </w:t>
        </w:r>
      </w:ins>
      <w:r>
        <w:t>à quels rangs</w:t>
      </w:r>
      <w:r w:rsidR="00160C20">
        <w:t xml:space="preserve"> moyens par chapitre</w:t>
      </w:r>
      <w:r>
        <w:t xml:space="preserve"> se placent</w:t>
      </w:r>
      <w:r w:rsidR="00160C20">
        <w:t xml:space="preserve"> </w:t>
      </w:r>
      <w:r w:rsidR="00292F4E">
        <w:t>ce</w:t>
      </w:r>
      <w:r w:rsidR="00160C20">
        <w:t xml:space="preserve">s mots </w:t>
      </w:r>
      <w:r>
        <w:t xml:space="preserve">selon </w:t>
      </w:r>
      <w:r w:rsidR="00C22159">
        <w:t>chaque</w:t>
      </w:r>
      <w:r>
        <w:t xml:space="preserve"> formule ?</w:t>
      </w:r>
      <w:ins w:id="325" w:author="Marc Ratcliff" w:date="2026-10-07T11:16:00Z" w16du:dateUtc="2026-10-07T09:16:00Z">
        <w:r w:rsidR="0092514D">
          <w:t xml:space="preserve"> Le graphique 4 vient illustrer cette question avec les différentes formules paramétrables.</w:t>
        </w:r>
      </w:ins>
    </w:p>
    <w:p w14:paraId="0953617E" w14:textId="77777777" w:rsidR="0092514D" w:rsidRDefault="0092514D" w:rsidP="008D666B">
      <w:pPr>
        <w:ind w:firstLine="0"/>
        <w:rPr>
          <w:ins w:id="326" w:author="Marc Ratcliff" w:date="2026-10-07T11:16:00Z" w16du:dateUtc="2026-10-07T09:16:00Z"/>
        </w:rPr>
      </w:pPr>
    </w:p>
    <w:p w14:paraId="08263C35" w14:textId="77777777" w:rsidR="0092514D" w:rsidRDefault="0092514D" w:rsidP="008D666B">
      <w:pPr>
        <w:ind w:firstLine="0"/>
        <w:rPr>
          <w:ins w:id="327" w:author="Marc Ratcliff" w:date="2026-10-07T11:16:00Z" w16du:dateUtc="2026-10-07T09:16:00Z"/>
        </w:rPr>
      </w:pPr>
    </w:p>
    <w:p w14:paraId="235E028A" w14:textId="063C2D9E" w:rsidR="008D666B" w:rsidRDefault="00926D8D" w:rsidP="008D666B">
      <w:pPr>
        <w:ind w:firstLine="0"/>
      </w:pPr>
      <w:r w:rsidRPr="00926D8D">
        <w:rPr>
          <w:noProof/>
        </w:rPr>
        <w:lastRenderedPageBreak/>
        <w:drawing>
          <wp:anchor distT="0" distB="0" distL="114300" distR="114300" simplePos="0" relativeHeight="251671552" behindDoc="0" locked="0" layoutInCell="1" allowOverlap="1" wp14:anchorId="4C14A1A2" wp14:editId="4BA77E71">
            <wp:simplePos x="0" y="0"/>
            <wp:positionH relativeFrom="column">
              <wp:posOffset>0</wp:posOffset>
            </wp:positionH>
            <wp:positionV relativeFrom="paragraph">
              <wp:posOffset>240518</wp:posOffset>
            </wp:positionV>
            <wp:extent cx="5760720" cy="6624320"/>
            <wp:effectExtent l="0" t="0" r="0" b="5080"/>
            <wp:wrapTopAndBottom/>
            <wp:docPr id="8838439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4398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6624320"/>
                    </a:xfrm>
                    <a:prstGeom prst="rect">
                      <a:avLst/>
                    </a:prstGeom>
                  </pic:spPr>
                </pic:pic>
              </a:graphicData>
            </a:graphic>
          </wp:anchor>
        </w:drawing>
      </w:r>
      <w:ins w:id="328" w:author="Marc Ratcliff" w:date="2026-10-07T11:16:00Z" w16du:dateUtc="2026-10-07T09:16:00Z">
        <w:r w:rsidR="0092514D">
          <w:t>Graphique 4 : titre</w:t>
        </w:r>
      </w:ins>
    </w:p>
    <w:p w14:paraId="0F5A41BA" w14:textId="612BEF91" w:rsidR="008D666B" w:rsidRDefault="008D666B" w:rsidP="008D666B">
      <w:pPr>
        <w:ind w:firstLine="0"/>
      </w:pPr>
    </w:p>
    <w:p w14:paraId="7EF2DFE8" w14:textId="2EB517EB" w:rsidR="00727B02" w:rsidRDefault="00BD4B63" w:rsidP="008D666B">
      <w:pPr>
        <w:ind w:firstLine="0"/>
      </w:pPr>
      <w:ins w:id="329" w:author="Marc Ratcliff" w:date="2026-10-07T11:17:00Z" w16du:dateUtc="2026-10-07T09:17:00Z">
        <w:r>
          <w:t xml:space="preserve">Commentaire : </w:t>
        </w:r>
      </w:ins>
      <w:r w:rsidR="00727B02">
        <w:t xml:space="preserve">L’axe vertical </w:t>
      </w:r>
      <w:del w:id="330" w:author="Marc Ratcliff" w:date="2026-10-07T11:17:00Z" w16du:dateUtc="2026-10-07T09:17:00Z">
        <w:r w:rsidR="00727B02" w:rsidDel="00BD4B63">
          <w:delText xml:space="preserve">est </w:delText>
        </w:r>
      </w:del>
      <w:ins w:id="331" w:author="Marc Ratcliff" w:date="2026-10-07T11:17:00Z" w16du:dateUtc="2026-10-07T09:17:00Z">
        <w:r>
          <w:t>montre</w:t>
        </w:r>
        <w:r>
          <w:t xml:space="preserve"> </w:t>
        </w:r>
      </w:ins>
      <w:r w:rsidR="00727B02">
        <w:t>le rang global d’un mot grammatical dans le corpus, 1=</w:t>
      </w:r>
      <w:r w:rsidR="00A72FCB">
        <w:t>l</w:t>
      </w:r>
      <w:r w:rsidR="00727B02">
        <w:t>e, 2=</w:t>
      </w:r>
      <w:r w:rsidR="00A72FCB">
        <w:t>d</w:t>
      </w:r>
      <w:r w:rsidR="00727B02">
        <w:t xml:space="preserve">e, </w:t>
      </w:r>
      <w:r w:rsidR="00A72FCB">
        <w:t xml:space="preserve">3=un, 4=être, 5=et, 6=que… Beaucoup plus bas </w:t>
      </w:r>
      <w:ins w:id="332" w:author="Marc Ratcliff" w:date="2026-10-07T11:18:00Z" w16du:dateUtc="2026-10-07T09:18:00Z">
        <w:r>
          <w:t xml:space="preserve">(au dela de 400 ? de 500 ? ), </w:t>
        </w:r>
      </w:ins>
      <w:del w:id="333" w:author="Marc Ratcliff" w:date="2026-10-07T11:18:00Z" w16du:dateUtc="2026-10-07T09:18:00Z">
        <w:r w:rsidR="00A72FCB" w:rsidDel="00BD4B63">
          <w:delText xml:space="preserve">sont observés </w:delText>
        </w:r>
      </w:del>
      <w:ins w:id="334" w:author="Marc Ratcliff" w:date="2026-10-07T11:18:00Z" w16du:dateUtc="2026-10-07T09:18:00Z">
        <w:r>
          <w:t xml:space="preserve">on trouve </w:t>
        </w:r>
      </w:ins>
      <w:r w:rsidR="00A72FCB">
        <w:t xml:space="preserve">des expressions fonctionnelles plus rares comme </w:t>
      </w:r>
      <w:r w:rsidR="00A72FCB" w:rsidRPr="00A72FCB">
        <w:rPr>
          <w:i/>
          <w:iCs/>
        </w:rPr>
        <w:t>à part ça</w:t>
      </w:r>
      <w:r w:rsidR="00A72FCB">
        <w:t xml:space="preserve">, </w:t>
      </w:r>
      <w:r w:rsidR="00A72FCB" w:rsidRPr="00A72FCB">
        <w:rPr>
          <w:i/>
          <w:iCs/>
        </w:rPr>
        <w:t>au prétexte de</w:t>
      </w:r>
      <w:r w:rsidR="00A72FCB">
        <w:t xml:space="preserve">, </w:t>
      </w:r>
      <w:r w:rsidR="00A72FCB" w:rsidRPr="00A72FCB">
        <w:rPr>
          <w:i/>
          <w:iCs/>
        </w:rPr>
        <w:t>dans la mesure où</w:t>
      </w:r>
      <w:r w:rsidR="00A72FCB">
        <w:t xml:space="preserve">… L’axe horizontal indique le rang moyen d’un mot dans une liste de mots-clés par chapitre. À 0%, un mot est toujours présent au rang 1. À 100%, il est toujours au dernier rang, ou absent (l’absence est considérée comme un rang maximal). </w:t>
      </w:r>
      <w:r w:rsidR="00160C20">
        <w:t>L</w:t>
      </w:r>
      <w:r w:rsidR="00A72FCB">
        <w:t xml:space="preserve">es listes de mots clés </w:t>
      </w:r>
      <w:r w:rsidR="00160C20">
        <w:t xml:space="preserve">ordonnent la totalité des mots d’un chapitre, or les chapitres ont </w:t>
      </w:r>
      <w:ins w:id="335" w:author="Marc Ratcliff" w:date="2026-10-07T11:20:00Z" w16du:dateUtc="2026-10-07T09:20:00Z">
        <w:r>
          <w:t xml:space="preserve">des </w:t>
        </w:r>
      </w:ins>
      <w:r w:rsidR="00160C20">
        <w:t>longueurs différentes.</w:t>
      </w:r>
      <w:r w:rsidR="00A72FCB">
        <w:t xml:space="preserve"> </w:t>
      </w:r>
      <w:r w:rsidR="00160C20">
        <w:t>Un</w:t>
      </w:r>
      <w:r w:rsidR="00A72FCB">
        <w:t xml:space="preserve"> pourcentage permet de rendre les rangs comparables. A été ajouté </w:t>
      </w:r>
      <w:ins w:id="336" w:author="Marc Ratcliff" w:date="2026-10-07T11:20:00Z" w16du:dateUtc="2026-10-07T09:20:00Z">
        <w:r>
          <w:t>par un curseur</w:t>
        </w:r>
      </w:ins>
      <w:del w:id="337" w:author="Marc Ratcliff" w:date="2026-10-07T11:20:00Z" w16du:dateUtc="2026-10-07T09:20:00Z">
        <w:r w:rsidR="00A72FCB" w:rsidDel="00BD4B63">
          <w:delText>en</w:delText>
        </w:r>
      </w:del>
      <w:r w:rsidR="00A72FCB">
        <w:t xml:space="preserve"> rouge l’index moyen d’apparition des hap</w:t>
      </w:r>
      <w:del w:id="338" w:author="Marc Ratcliff" w:date="2026-10-07T11:20:00Z" w16du:dateUtc="2026-10-07T09:20:00Z">
        <w:r w:rsidR="00A72FCB" w:rsidDel="00BD4B63">
          <w:delText>p</w:delText>
        </w:r>
      </w:del>
      <w:r w:rsidR="00A72FCB">
        <w:t>ax comme vu en §6.</w:t>
      </w:r>
    </w:p>
    <w:p w14:paraId="1D451A69" w14:textId="14AA26B9" w:rsidR="00BD4B63" w:rsidRDefault="00BD4B63" w:rsidP="00BD4B63">
      <w:pPr>
        <w:ind w:firstLine="0"/>
        <w:rPr>
          <w:ins w:id="339" w:author="Marc Ratcliff" w:date="2026-10-07T11:24:00Z" w16du:dateUtc="2026-10-07T09:24:00Z"/>
        </w:rPr>
        <w:pPrChange w:id="340" w:author="Marc Ratcliff" w:date="2026-10-07T11:24:00Z" w16du:dateUtc="2026-10-07T09:24:00Z">
          <w:pPr>
            <w:ind w:firstLine="708"/>
          </w:pPr>
        </w:pPrChange>
      </w:pPr>
      <w:ins w:id="341" w:author="Marc Ratcliff" w:date="2026-10-07T11:24:00Z" w16du:dateUtc="2026-10-07T09:24:00Z">
        <w:r>
          <w:lastRenderedPageBreak/>
          <w:t>Voici l’analyse des différentes formules de spécificité paramétrables</w:t>
        </w:r>
      </w:ins>
    </w:p>
    <w:p w14:paraId="7B9AE37A" w14:textId="572AA202" w:rsidR="00FF5557" w:rsidDel="00BD4B63" w:rsidRDefault="00FF5557" w:rsidP="00BD4B63">
      <w:pPr>
        <w:pStyle w:val="Paragraphedeliste"/>
        <w:numPr>
          <w:ilvl w:val="0"/>
          <w:numId w:val="2"/>
        </w:numPr>
        <w:rPr>
          <w:del w:id="342" w:author="Marc Ratcliff" w:date="2026-10-07T11:24:00Z" w16du:dateUtc="2026-10-07T09:24:00Z"/>
        </w:rPr>
      </w:pPr>
      <w:r>
        <w:t>TF</w:t>
      </w:r>
      <w:r w:rsidR="00160C20">
        <w:t xml:space="preserve"> (</w:t>
      </w:r>
      <w:r w:rsidR="00160C20" w:rsidRPr="00BD4B63">
        <w:rPr>
          <w:i/>
          <w:iCs/>
        </w:rPr>
        <w:t>term frequency</w:t>
      </w:r>
      <w:r w:rsidR="00160C20">
        <w:t>)</w:t>
      </w:r>
      <w:r w:rsidR="00727B02">
        <w:t xml:space="preserve"> permet de bien comprendre ce qui est tracé</w:t>
      </w:r>
      <w:r>
        <w:t xml:space="preserve">. </w:t>
      </w:r>
      <w:r w:rsidR="00A72FCB" w:rsidRPr="00BD4B63">
        <w:rPr>
          <w:i/>
          <w:iCs/>
        </w:rPr>
        <w:t>L</w:t>
      </w:r>
      <w:r w:rsidRPr="00BD4B63">
        <w:rPr>
          <w:i/>
          <w:iCs/>
        </w:rPr>
        <w:t>e</w:t>
      </w:r>
      <w:r>
        <w:t xml:space="preserve">, </w:t>
      </w:r>
      <w:r w:rsidRPr="00BD4B63">
        <w:rPr>
          <w:i/>
          <w:iCs/>
        </w:rPr>
        <w:t>de</w:t>
      </w:r>
      <w:r>
        <w:t xml:space="preserve">, </w:t>
      </w:r>
      <w:r w:rsidRPr="00BD4B63">
        <w:rPr>
          <w:i/>
          <w:iCs/>
        </w:rPr>
        <w:t>un</w:t>
      </w:r>
      <w:r>
        <w:t xml:space="preserve">…, sont </w:t>
      </w:r>
      <w:r w:rsidR="00A72FCB">
        <w:t>très fréquents dans le corpus, donc</w:t>
      </w:r>
      <w:r w:rsidR="00160C20">
        <w:t xml:space="preserve"> la valeur de</w:t>
      </w:r>
      <w:r w:rsidR="00A72FCB">
        <w:t xml:space="preserve"> </w:t>
      </w:r>
      <w:r w:rsidR="00A72FCB" w:rsidRPr="00BD4B63">
        <w:rPr>
          <w:i/>
          <w:iCs/>
        </w:rPr>
        <w:t>y</w:t>
      </w:r>
      <w:r w:rsidR="00A72FCB">
        <w:t xml:space="preserve"> est proche de 1 ; ce sont aussi les mots les</w:t>
      </w:r>
      <w:r>
        <w:t xml:space="preserve"> plus fréquents dans un chapitre, donc ils ont un rang élevé</w:t>
      </w:r>
      <w:r w:rsidR="00A72FCB">
        <w:t xml:space="preserve">, </w:t>
      </w:r>
      <w:r w:rsidR="00A72FCB" w:rsidRPr="00BD4B63">
        <w:rPr>
          <w:i/>
          <w:iCs/>
        </w:rPr>
        <w:t>x</w:t>
      </w:r>
      <w:r w:rsidR="00A72FCB">
        <w:t xml:space="preserve"> est proche de 0%</w:t>
      </w:r>
      <w:r>
        <w:t>.</w:t>
      </w:r>
      <w:r w:rsidR="00A72FCB">
        <w:t xml:space="preserve"> Plus on descend dans le tableau des mots grammaticaux, plus ils sont rares dans les chapitres. Au plus bas, ils ne se trouvent qu’à une occurrence dans tout le corpus, donc ils sont absents dans la plupart des chapitres, </w:t>
      </w:r>
      <w:del w:id="343" w:author="Marc Ratcliff" w:date="2026-10-07T11:22:00Z" w16du:dateUtc="2026-10-07T09:22:00Z">
        <w:r w:rsidR="00A72FCB" w:rsidDel="00BD4B63">
          <w:delText>donc</w:delText>
        </w:r>
        <w:r w:rsidDel="00BD4B63">
          <w:delText xml:space="preserve"> </w:delText>
        </w:r>
      </w:del>
      <w:ins w:id="344" w:author="Marc Ratcliff" w:date="2026-10-07T11:22:00Z" w16du:dateUtc="2026-10-07T09:22:00Z">
        <w:r w:rsidR="00BD4B63">
          <w:t>et</w:t>
        </w:r>
        <w:r w:rsidR="00BD4B63">
          <w:t xml:space="preserve"> </w:t>
        </w:r>
      </w:ins>
      <w:r>
        <w:t>leur rang moyen est</w:t>
      </w:r>
      <w:r w:rsidR="00727B02">
        <w:t xml:space="preserve"> proche du rang maximum, </w:t>
      </w:r>
      <w:r w:rsidR="00A72FCB" w:rsidRPr="00BD4B63">
        <w:rPr>
          <w:i/>
          <w:iCs/>
        </w:rPr>
        <w:t>x</w:t>
      </w:r>
      <w:r w:rsidR="00A72FCB">
        <w:t>=</w:t>
      </w:r>
      <w:r w:rsidR="00727B02">
        <w:t>100%</w:t>
      </w:r>
      <w:r>
        <w:t>. La courbe de TF s’explique donc ainsi,</w:t>
      </w:r>
      <w:r w:rsidR="00160C20">
        <w:t xml:space="preserve"> depuis l’angle en haut à droite, le nuage descend en</w:t>
      </w:r>
      <w:r w:rsidR="00A72FCB">
        <w:t xml:space="preserve"> diagonale </w:t>
      </w:r>
      <w:r w:rsidR="00160C20">
        <w:t>vers le rang maximal = 100%</w:t>
      </w:r>
      <w:r w:rsidR="00A72FCB">
        <w:t>, et la</w:t>
      </w:r>
      <w:r>
        <w:t xml:space="preserve"> queue </w:t>
      </w:r>
      <w:r w:rsidR="00A72FCB">
        <w:t>tombe pour de nombreux mots rares</w:t>
      </w:r>
      <w:r>
        <w:t>.</w:t>
      </w:r>
      <w:r w:rsidR="00A72FCB">
        <w:t xml:space="preserve"> L’index des hap</w:t>
      </w:r>
      <w:del w:id="345" w:author="Marc Ratcliff" w:date="2026-10-07T11:23:00Z" w16du:dateUtc="2026-10-07T09:23:00Z">
        <w:r w:rsidR="00A72FCB" w:rsidDel="00BD4B63">
          <w:delText>p</w:delText>
        </w:r>
      </w:del>
      <w:r w:rsidR="00A72FCB">
        <w:t xml:space="preserve">ax est </w:t>
      </w:r>
      <w:ins w:id="346" w:author="Marc Ratcliff" w:date="2026-10-07T11:23:00Z" w16du:dateUtc="2026-10-07T09:23:00Z">
        <w:r w:rsidR="00BD4B63">
          <w:t xml:space="preserve">situé </w:t>
        </w:r>
      </w:ins>
      <w:r w:rsidR="00A72FCB">
        <w:t>au rang le plus bas possible, confirmant sur 7 000 chapitres ce qui a été vu en §6 sur un seul.</w:t>
      </w:r>
    </w:p>
    <w:p w14:paraId="236F6133" w14:textId="77777777" w:rsidR="00BD4B63" w:rsidRDefault="00BD4B63" w:rsidP="00BD4B63">
      <w:pPr>
        <w:pStyle w:val="Paragraphedeliste"/>
        <w:numPr>
          <w:ilvl w:val="0"/>
          <w:numId w:val="2"/>
        </w:numPr>
        <w:rPr>
          <w:ins w:id="347" w:author="Marc Ratcliff" w:date="2026-10-07T11:24:00Z" w16du:dateUtc="2026-10-07T09:24:00Z"/>
        </w:rPr>
        <w:pPrChange w:id="348" w:author="Marc Ratcliff" w:date="2026-10-07T11:24:00Z" w16du:dateUtc="2026-10-07T09:24:00Z">
          <w:pPr>
            <w:ind w:firstLine="708"/>
          </w:pPr>
        </w:pPrChange>
      </w:pPr>
    </w:p>
    <w:p w14:paraId="5517C3F4" w14:textId="5F2A0E6D" w:rsidR="00FF5557" w:rsidDel="00BD4B63" w:rsidRDefault="00FF5557" w:rsidP="00BD4B63">
      <w:pPr>
        <w:pStyle w:val="Paragraphedeliste"/>
        <w:numPr>
          <w:ilvl w:val="0"/>
          <w:numId w:val="2"/>
        </w:numPr>
        <w:rPr>
          <w:del w:id="349" w:author="Marc Ratcliff" w:date="2026-10-07T11:25:00Z" w16du:dateUtc="2026-10-07T09:25:00Z"/>
        </w:rPr>
      </w:pPr>
      <w:r>
        <w:t>TF-IDF</w:t>
      </w:r>
      <w:r w:rsidRPr="00FF5557">
        <w:t>α(16)</w:t>
      </w:r>
      <w:r>
        <w:t xml:space="preserve"> est </w:t>
      </w:r>
      <w:r w:rsidR="00082A4F">
        <w:t>cette</w:t>
      </w:r>
      <w:r>
        <w:t xml:space="preserve"> fonction sentinelle qui repère les mots exclusifs d’un chapitre. Elle </w:t>
      </w:r>
      <w:ins w:id="350" w:author="Marc Ratcliff" w:date="2026-10-07T11:25:00Z" w16du:dateUtc="2026-10-07T09:25:00Z">
        <w:r w:rsidR="00BD4B63">
          <w:t>est signalée par</w:t>
        </w:r>
      </w:ins>
      <w:del w:id="351" w:author="Marc Ratcliff" w:date="2026-10-07T11:25:00Z" w16du:dateUtc="2026-10-07T09:25:00Z">
        <w:r w:rsidDel="00BD4B63">
          <w:delText>a</w:delText>
        </w:r>
      </w:del>
      <w:r>
        <w:t xml:space="preserve"> un trait rouge </w:t>
      </w:r>
      <w:r w:rsidR="00DE4F9A">
        <w:t>à 0%, premier</w:t>
      </w:r>
      <w:r>
        <w:t xml:space="preserve"> </w:t>
      </w:r>
      <w:r w:rsidR="00DE4F9A">
        <w:t>mot</w:t>
      </w:r>
      <w:r>
        <w:t xml:space="preserve"> </w:t>
      </w:r>
      <w:r w:rsidR="00DE4F9A">
        <w:t>d’une l</w:t>
      </w:r>
      <w:r>
        <w:t>iste de mots-clés</w:t>
      </w:r>
      <w:r w:rsidR="00DE4F9A">
        <w:t xml:space="preserve"> est toujours un ha</w:t>
      </w:r>
      <w:del w:id="352" w:author="Marc Ratcliff" w:date="2026-10-07T11:23:00Z" w16du:dateUtc="2026-10-07T09:23:00Z">
        <w:r w:rsidR="00DE4F9A" w:rsidDel="00BD4B63">
          <w:delText>p</w:delText>
        </w:r>
      </w:del>
      <w:r w:rsidR="00DE4F9A">
        <w:t>pax</w:t>
      </w:r>
      <w:r w:rsidR="00926D8D">
        <w:t xml:space="preserve"> (par construction)</w:t>
      </w:r>
      <w:r>
        <w:t>. En conséquence</w:t>
      </w:r>
      <w:r w:rsidR="00DC1EEA">
        <w:t>,</w:t>
      </w:r>
      <w:r>
        <w:t xml:space="preserve"> les mots grammaticaux ont généralement un rang très bas, d’autant plus s’ils sont absents. </w:t>
      </w:r>
      <w:r w:rsidR="00DC1EEA">
        <w:t xml:space="preserve">C’est tout à fait évident pour </w:t>
      </w:r>
      <w:r w:rsidR="00DC1EEA" w:rsidRPr="00BD4B63">
        <w:rPr>
          <w:i/>
          <w:iCs/>
        </w:rPr>
        <w:t>le</w:t>
      </w:r>
      <w:r w:rsidR="00DC1EEA">
        <w:t xml:space="preserve">, </w:t>
      </w:r>
      <w:r w:rsidR="00DC1EEA" w:rsidRPr="00BD4B63">
        <w:rPr>
          <w:i/>
          <w:iCs/>
        </w:rPr>
        <w:t>de</w:t>
      </w:r>
      <w:r w:rsidR="00DC1EEA">
        <w:t xml:space="preserve">, </w:t>
      </w:r>
      <w:r w:rsidR="00DC1EEA" w:rsidRPr="00BD4B63">
        <w:rPr>
          <w:i/>
          <w:iCs/>
        </w:rPr>
        <w:t>un</w:t>
      </w:r>
      <w:r w:rsidR="00DC1EEA">
        <w:t xml:space="preserve"> ; ainsi que pour </w:t>
      </w:r>
      <w:ins w:id="353" w:author="Marc Ratcliff" w:date="2026-10-07T11:25:00Z" w16du:dateUtc="2026-10-07T09:25:00Z">
        <w:r w:rsidR="00BD4B63">
          <w:t xml:space="preserve">des </w:t>
        </w:r>
      </w:ins>
      <w:r w:rsidR="00DC1EEA">
        <w:t xml:space="preserve">plus rares comme </w:t>
      </w:r>
      <w:r w:rsidR="00DC1EEA" w:rsidRPr="00BD4B63">
        <w:rPr>
          <w:i/>
          <w:iCs/>
        </w:rPr>
        <w:t>en outre</w:t>
      </w:r>
      <w:r w:rsidR="00DC1EEA">
        <w:t xml:space="preserve"> </w:t>
      </w:r>
      <w:r w:rsidR="00926D8D">
        <w:t>ou</w:t>
      </w:r>
      <w:r w:rsidR="00DC1EEA">
        <w:t xml:space="preserve"> </w:t>
      </w:r>
      <w:r w:rsidR="00DC1EEA" w:rsidRPr="00BD4B63">
        <w:rPr>
          <w:i/>
          <w:iCs/>
        </w:rPr>
        <w:t>conséquemment</w:t>
      </w:r>
      <w:r w:rsidR="00A72FCB">
        <w:t>. M</w:t>
      </w:r>
      <w:r w:rsidR="00DC1EEA">
        <w:t>ais la courbe des mots grammaticaux n’est pas une pure droite alignée sur le rang maximum à droite</w:t>
      </w:r>
      <w:r w:rsidR="003D254E">
        <w:t>. I</w:t>
      </w:r>
      <w:r w:rsidR="00DC1EEA">
        <w:t>l y a</w:t>
      </w:r>
      <w:r w:rsidR="003D254E">
        <w:t xml:space="preserve"> un renflement sur la gauche au tiers parce que dans cette</w:t>
      </w:r>
      <w:r w:rsidR="00DC1EEA">
        <w:t xml:space="preserve"> tranche de fréquence</w:t>
      </w:r>
      <w:r w:rsidR="003D254E">
        <w:t>,</w:t>
      </w:r>
      <w:r w:rsidR="00DC1EEA">
        <w:t xml:space="preserve"> </w:t>
      </w:r>
      <w:r w:rsidR="004E32EC">
        <w:t xml:space="preserve">les plus mauvaise places sont prises par </w:t>
      </w:r>
      <w:r w:rsidR="00DC1EEA">
        <w:t xml:space="preserve">des mots non grammaticaux </w:t>
      </w:r>
      <w:r w:rsidR="004E32EC">
        <w:t>plus fréquents comme</w:t>
      </w:r>
      <w:r w:rsidR="00DC1EEA">
        <w:t xml:space="preserve"> : </w:t>
      </w:r>
      <w:r w:rsidR="00DC1EEA" w:rsidRPr="00BD4B63">
        <w:rPr>
          <w:i/>
          <w:iCs/>
        </w:rPr>
        <w:t>dire</w:t>
      </w:r>
      <w:r w:rsidR="00DC1EEA">
        <w:t xml:space="preserve">, </w:t>
      </w:r>
      <w:r w:rsidR="00DC1EEA" w:rsidRPr="00BD4B63">
        <w:rPr>
          <w:i/>
          <w:iCs/>
        </w:rPr>
        <w:t>venir</w:t>
      </w:r>
      <w:r w:rsidR="00DC1EEA">
        <w:t xml:space="preserve">, </w:t>
      </w:r>
      <w:r w:rsidR="00DC1EEA" w:rsidRPr="00BD4B63">
        <w:rPr>
          <w:i/>
          <w:iCs/>
        </w:rPr>
        <w:t>savoir</w:t>
      </w:r>
      <w:r w:rsidR="00DC1EEA">
        <w:t xml:space="preserve">, </w:t>
      </w:r>
      <w:r w:rsidR="00DC1EEA" w:rsidRPr="00BD4B63">
        <w:rPr>
          <w:i/>
          <w:iCs/>
        </w:rPr>
        <w:t>répondre</w:t>
      </w:r>
      <w:r w:rsidR="003D254E">
        <w:t>.</w:t>
      </w:r>
      <w:r w:rsidR="00926D8D">
        <w:t xml:space="preserve"> </w:t>
      </w:r>
    </w:p>
    <w:p w14:paraId="65EE0B62" w14:textId="77777777" w:rsidR="00BD4B63" w:rsidRDefault="00BD4B63" w:rsidP="00BD4B63">
      <w:pPr>
        <w:pStyle w:val="Paragraphedeliste"/>
        <w:numPr>
          <w:ilvl w:val="0"/>
          <w:numId w:val="2"/>
        </w:numPr>
        <w:rPr>
          <w:ins w:id="354" w:author="Marc Ratcliff" w:date="2026-10-07T11:26:00Z" w16du:dateUtc="2026-10-07T09:26:00Z"/>
        </w:rPr>
        <w:pPrChange w:id="355" w:author="Marc Ratcliff" w:date="2026-10-07T11:24:00Z" w16du:dateUtc="2026-10-07T09:24:00Z">
          <w:pPr>
            <w:ind w:firstLine="708"/>
          </w:pPr>
        </w:pPrChange>
      </w:pPr>
    </w:p>
    <w:p w14:paraId="325AEC2F" w14:textId="77777777" w:rsidR="00C22159" w:rsidDel="00BD4B63" w:rsidRDefault="00C22159" w:rsidP="00C22159">
      <w:pPr>
        <w:pStyle w:val="Paragraphedeliste"/>
        <w:numPr>
          <w:ilvl w:val="0"/>
          <w:numId w:val="2"/>
        </w:numPr>
        <w:ind w:firstLine="0"/>
        <w:rPr>
          <w:del w:id="356" w:author="Marc Ratcliff" w:date="2026-10-07T11:25:00Z" w16du:dateUtc="2026-10-07T09:25:00Z"/>
        </w:rPr>
        <w:pPrChange w:id="357" w:author="Marc Ratcliff" w:date="2026-10-07T11:25:00Z" w16du:dateUtc="2026-10-07T09:25:00Z">
          <w:pPr>
            <w:ind w:firstLine="0"/>
          </w:pPr>
        </w:pPrChange>
      </w:pPr>
    </w:p>
    <w:p w14:paraId="44EE1BDE" w14:textId="388332CD" w:rsidR="00DC1EEA" w:rsidDel="00BD4B63" w:rsidRDefault="00926D8D" w:rsidP="00BD4B63">
      <w:pPr>
        <w:pStyle w:val="Paragraphedeliste"/>
        <w:numPr>
          <w:ilvl w:val="0"/>
          <w:numId w:val="2"/>
        </w:numPr>
        <w:rPr>
          <w:del w:id="358" w:author="Marc Ratcliff" w:date="2026-10-07T11:26:00Z" w16du:dateUtc="2026-10-07T09:26:00Z"/>
        </w:rPr>
      </w:pPr>
      <w:r>
        <w:t>Entre TF et TF-IDF</w:t>
      </w:r>
      <w:r w:rsidRPr="00FF5557">
        <w:t>α(16)</w:t>
      </w:r>
      <w:r>
        <w:t xml:space="preserve">, le </w:t>
      </w:r>
      <w:r w:rsidR="002B7575">
        <w:t>test</w:t>
      </w:r>
      <w:r>
        <w:t xml:space="preserve"> </w:t>
      </w:r>
      <w:r w:rsidR="00C83603">
        <w:t>de Fisher</w:t>
      </w:r>
      <w:r>
        <w:t xml:space="preserve"> </w:t>
      </w:r>
      <w:r w:rsidR="00C83603">
        <w:t>dans</w:t>
      </w:r>
      <w:r>
        <w:t xml:space="preserve"> la formule</w:t>
      </w:r>
      <w:r w:rsidR="00C83603">
        <w:t xml:space="preserve"> de</w:t>
      </w:r>
      <w:r>
        <w:t xml:space="preserve"> TXM naturelle montre une valeur notoire, elle tient remarquablement bien à distance les mots grammaticaux</w:t>
      </w:r>
      <w:r w:rsidR="002B7575">
        <w:t>, en tous cas avec l’approximation mathématique utilisée.</w:t>
      </w:r>
      <w:r w:rsidR="00C0389D">
        <w:t xml:space="preserve"> Les hap</w:t>
      </w:r>
      <w:del w:id="359" w:author="Marc Ratcliff" w:date="2026-10-07T11:26:00Z" w16du:dateUtc="2026-10-07T09:26:00Z">
        <w:r w:rsidR="00C0389D" w:rsidDel="00BD4B63">
          <w:delText>p</w:delText>
        </w:r>
      </w:del>
      <w:r w:rsidR="00C0389D">
        <w:t>ax apparaissent plus tardivement que la plupart des autres formules, comme vu en §6 pour un seul chapitre.</w:t>
      </w:r>
      <w:r w:rsidR="002B7575">
        <w:t xml:space="preserve"> Sa version paramétrée non signée (</w:t>
      </w:r>
      <w:r w:rsidR="002B7575" w:rsidRPr="002B7575">
        <w:t>HGTα</w:t>
      </w:r>
      <w:r w:rsidR="002B7575">
        <w:t>) se dé</w:t>
      </w:r>
      <w:r w:rsidR="00C0389D">
        <w:t>cline</w:t>
      </w:r>
      <w:r w:rsidR="002B7575">
        <w:t xml:space="preserve"> </w:t>
      </w:r>
      <w:r w:rsidR="00C22159">
        <w:t>bien</w:t>
      </w:r>
      <w:r w:rsidR="00C0389D">
        <w:t>.</w:t>
      </w:r>
      <w:r w:rsidR="00F37105">
        <w:t xml:space="preserve"> </w:t>
      </w:r>
      <w:r w:rsidR="00C0389D">
        <w:t>Q</w:t>
      </w:r>
      <w:r w:rsidR="00F37105">
        <w:t xml:space="preserve">uand </w:t>
      </w:r>
      <w:r w:rsidR="00F37105" w:rsidRPr="002B7575">
        <w:t>α</w:t>
      </w:r>
      <w:r w:rsidR="00F37105">
        <w:t xml:space="preserve"> augmente, le rang moyen des hapax </w:t>
      </w:r>
      <w:r w:rsidR="00082A4F">
        <w:t>augmente et repousse les mots fréquents vers des rangs plus bas vers la droite</w:t>
      </w:r>
      <w:r w:rsidR="00F37105">
        <w:t>, la courbe des mots grammaticaux s’aligne avec TF-IDF</w:t>
      </w:r>
      <w:r w:rsidR="00F37105" w:rsidRPr="00FF5557">
        <w:t>α(16)</w:t>
      </w:r>
      <w:r w:rsidR="00F37105">
        <w:t xml:space="preserve">. Quand </w:t>
      </w:r>
      <w:r w:rsidR="00F37105" w:rsidRPr="00FF5557">
        <w:t>α</w:t>
      </w:r>
      <w:r w:rsidR="00F37105">
        <w:t xml:space="preserve"> est inférieur à 1 et tend vers 0, </w:t>
      </w:r>
      <w:r w:rsidR="00082A4F">
        <w:t>l</w:t>
      </w:r>
      <w:r w:rsidR="00F37105">
        <w:t>e</w:t>
      </w:r>
      <w:r w:rsidR="00082A4F">
        <w:t xml:space="preserve"> rang des</w:t>
      </w:r>
      <w:r w:rsidR="00F37105">
        <w:t xml:space="preserve"> hap</w:t>
      </w:r>
      <w:del w:id="360" w:author="Marc Ratcliff" w:date="2026-10-07T11:26:00Z" w16du:dateUtc="2026-10-07T09:26:00Z">
        <w:r w:rsidR="00F37105" w:rsidDel="00BD4B63">
          <w:delText>p</w:delText>
        </w:r>
      </w:del>
      <w:r w:rsidR="00F37105">
        <w:t>ax</w:t>
      </w:r>
      <w:r w:rsidR="00082A4F">
        <w:t xml:space="preserve"> baisse et</w:t>
      </w:r>
      <w:r w:rsidR="00F37105">
        <w:t xml:space="preserve"> </w:t>
      </w:r>
      <w:r w:rsidR="00C83603">
        <w:t>laisse plus de</w:t>
      </w:r>
      <w:r w:rsidR="00082A4F">
        <w:t xml:space="preserve"> premières</w:t>
      </w:r>
      <w:r w:rsidR="00C83603">
        <w:t xml:space="preserve"> place</w:t>
      </w:r>
      <w:r w:rsidR="00082A4F">
        <w:t>s</w:t>
      </w:r>
      <w:r w:rsidR="00C83603">
        <w:t xml:space="preserve"> </w:t>
      </w:r>
      <w:r w:rsidR="00082A4F">
        <w:t>aux</w:t>
      </w:r>
      <w:r w:rsidR="00C83603">
        <w:t xml:space="preserve"> mots</w:t>
      </w:r>
      <w:r w:rsidR="00082A4F">
        <w:t xml:space="preserve"> fréquents</w:t>
      </w:r>
      <w:r w:rsidR="00C83603">
        <w:t>,</w:t>
      </w:r>
      <w:r w:rsidR="00F37105">
        <w:t xml:space="preserve"> les mots grammaticaux rejoi</w:t>
      </w:r>
      <w:r w:rsidR="00C83603">
        <w:t>gnent la géométrie de</w:t>
      </w:r>
      <w:r w:rsidR="00F37105">
        <w:t xml:space="preserve"> TF.</w:t>
      </w:r>
    </w:p>
    <w:p w14:paraId="6F6998A3" w14:textId="77777777" w:rsidR="00BD4B63" w:rsidRDefault="00BD4B63" w:rsidP="00BD4B63">
      <w:pPr>
        <w:pStyle w:val="Paragraphedeliste"/>
        <w:numPr>
          <w:ilvl w:val="0"/>
          <w:numId w:val="2"/>
        </w:numPr>
        <w:rPr>
          <w:ins w:id="361" w:author="Marc Ratcliff" w:date="2026-10-07T11:26:00Z" w16du:dateUtc="2026-10-07T09:26:00Z"/>
        </w:rPr>
        <w:pPrChange w:id="362" w:author="Marc Ratcliff" w:date="2026-10-07T11:25:00Z" w16du:dateUtc="2026-10-07T09:25:00Z">
          <w:pPr>
            <w:ind w:firstLine="0"/>
          </w:pPr>
        </w:pPrChange>
      </w:pPr>
    </w:p>
    <w:p w14:paraId="3352D689" w14:textId="3C5A799F" w:rsidR="002B7575" w:rsidDel="00BD4B63" w:rsidRDefault="002B7575" w:rsidP="00BD4B63">
      <w:pPr>
        <w:pStyle w:val="Paragraphedeliste"/>
        <w:numPr>
          <w:ilvl w:val="0"/>
          <w:numId w:val="2"/>
        </w:numPr>
        <w:rPr>
          <w:del w:id="363" w:author="Marc Ratcliff" w:date="2026-10-07T11:26:00Z" w16du:dateUtc="2026-10-07T09:26:00Z"/>
          <w:bCs/>
        </w:rPr>
      </w:pPr>
      <w:r>
        <w:t>Le test</w:t>
      </w:r>
      <w:r w:rsidRPr="002B7575">
        <w:t xml:space="preserve"> </w:t>
      </w:r>
      <w:r w:rsidRPr="00BD4B63">
        <w:rPr>
          <w:bCs/>
        </w:rPr>
        <w:t xml:space="preserve">G², généralement vanté </w:t>
      </w:r>
      <w:r w:rsidR="009F4163" w:rsidRPr="00BD4B63">
        <w:rPr>
          <w:bCs/>
        </w:rPr>
        <w:t>pour les statistiques</w:t>
      </w:r>
      <w:r w:rsidR="003D254E" w:rsidRPr="00BD4B63">
        <w:rPr>
          <w:bCs/>
        </w:rPr>
        <w:t xml:space="preserve"> biomédicale</w:t>
      </w:r>
      <w:r w:rsidR="009F4163" w:rsidRPr="00BD4B63">
        <w:rPr>
          <w:bCs/>
        </w:rPr>
        <w:t>s</w:t>
      </w:r>
      <w:r w:rsidR="00C83603" w:rsidRPr="00BD4B63">
        <w:rPr>
          <w:bCs/>
        </w:rPr>
        <w:t xml:space="preserve"> comme robuste, </w:t>
      </w:r>
      <w:r w:rsidR="009F4163" w:rsidRPr="00BD4B63">
        <w:rPr>
          <w:bCs/>
        </w:rPr>
        <w:t xml:space="preserve">est plus aléatoire sur les très hautes fréquences, il </w:t>
      </w:r>
      <w:r w:rsidR="00C83603" w:rsidRPr="00BD4B63">
        <w:rPr>
          <w:bCs/>
        </w:rPr>
        <w:t>contient moins</w:t>
      </w:r>
      <w:r w:rsidR="003D254E" w:rsidRPr="00BD4B63">
        <w:rPr>
          <w:bCs/>
        </w:rPr>
        <w:t xml:space="preserve"> bien </w:t>
      </w:r>
      <w:r w:rsidR="00C83603" w:rsidRPr="00BD4B63">
        <w:rPr>
          <w:bCs/>
        </w:rPr>
        <w:t>les mots grammaticaux</w:t>
      </w:r>
      <w:r w:rsidR="003D254E" w:rsidRPr="00BD4B63">
        <w:rPr>
          <w:bCs/>
        </w:rPr>
        <w:t xml:space="preserve"> que le test de </w:t>
      </w:r>
      <w:r w:rsidR="003D254E" w:rsidRPr="00BD4B63">
        <w:rPr>
          <w:bCs/>
          <w:i/>
          <w:iCs/>
        </w:rPr>
        <w:t>Fisher</w:t>
      </w:r>
      <w:r w:rsidR="003D254E" w:rsidRPr="00BD4B63">
        <w:rPr>
          <w:bCs/>
        </w:rPr>
        <w:t>, en laissant moins de rangs avant les hap</w:t>
      </w:r>
      <w:del w:id="364" w:author="Marc Ratcliff" w:date="2026-10-07T11:26:00Z" w16du:dateUtc="2026-10-07T09:26:00Z">
        <w:r w:rsidR="003D254E" w:rsidRPr="00BD4B63" w:rsidDel="00BD4B63">
          <w:rPr>
            <w:bCs/>
          </w:rPr>
          <w:delText>p</w:delText>
        </w:r>
      </w:del>
      <w:r w:rsidR="003D254E" w:rsidRPr="00BD4B63">
        <w:rPr>
          <w:bCs/>
        </w:rPr>
        <w:t>ax. Il a pour lui sa rapidité de calcul. Le χ² ne valait pas d’être montré.</w:t>
      </w:r>
    </w:p>
    <w:p w14:paraId="448D588A" w14:textId="77777777" w:rsidR="00BD4B63" w:rsidRPr="00BD4B63" w:rsidRDefault="00BD4B63" w:rsidP="00BD4B63">
      <w:pPr>
        <w:pStyle w:val="Paragraphedeliste"/>
        <w:numPr>
          <w:ilvl w:val="0"/>
          <w:numId w:val="2"/>
        </w:numPr>
        <w:rPr>
          <w:ins w:id="365" w:author="Marc Ratcliff" w:date="2026-10-07T11:26:00Z" w16du:dateUtc="2026-10-07T09:26:00Z"/>
          <w:bCs/>
        </w:rPr>
        <w:pPrChange w:id="366" w:author="Marc Ratcliff" w:date="2026-10-07T11:26:00Z" w16du:dateUtc="2026-10-07T09:26:00Z">
          <w:pPr>
            <w:ind w:firstLine="708"/>
          </w:pPr>
        </w:pPrChange>
      </w:pPr>
    </w:p>
    <w:p w14:paraId="1E6BD606" w14:textId="77777777" w:rsidR="00C22159" w:rsidDel="00BD4B63" w:rsidRDefault="00C22159" w:rsidP="00C22159">
      <w:pPr>
        <w:pStyle w:val="Paragraphedeliste"/>
        <w:numPr>
          <w:ilvl w:val="0"/>
          <w:numId w:val="2"/>
        </w:numPr>
        <w:ind w:firstLine="0"/>
        <w:rPr>
          <w:del w:id="367" w:author="Marc Ratcliff" w:date="2026-10-07T11:26:00Z" w16du:dateUtc="2026-10-07T09:26:00Z"/>
        </w:rPr>
        <w:pPrChange w:id="368" w:author="Marc Ratcliff" w:date="2026-10-07T11:26:00Z" w16du:dateUtc="2026-10-07T09:26:00Z">
          <w:pPr>
            <w:ind w:firstLine="0"/>
          </w:pPr>
        </w:pPrChange>
      </w:pPr>
    </w:p>
    <w:p w14:paraId="15D46E77" w14:textId="7B7F3151" w:rsidR="00727B02" w:rsidDel="00BD4B63" w:rsidRDefault="00082A4F" w:rsidP="00BD4B63">
      <w:pPr>
        <w:pStyle w:val="Paragraphedeliste"/>
        <w:numPr>
          <w:ilvl w:val="0"/>
          <w:numId w:val="2"/>
        </w:numPr>
        <w:rPr>
          <w:del w:id="369" w:author="Marc Ratcliff" w:date="2026-10-07T11:27:00Z" w16du:dateUtc="2026-10-07T09:27:00Z"/>
        </w:rPr>
      </w:pPr>
      <w:r>
        <w:t>Les</w:t>
      </w:r>
      <w:r w:rsidR="003D254E">
        <w:t xml:space="preserve"> formules</w:t>
      </w:r>
      <w:r w:rsidR="00093983">
        <w:t xml:space="preserve"> de contingence</w:t>
      </w:r>
      <w:r w:rsidR="003D254E">
        <w:t xml:space="preserve"> 2</w:t>
      </w:r>
      <w:r w:rsidR="003D254E" w:rsidRPr="003D254E">
        <w:t>×</w:t>
      </w:r>
      <w:r w:rsidR="003D254E">
        <w:t>2, comme Fisher</w:t>
      </w:r>
      <w:r w:rsidR="004E32EC">
        <w:t xml:space="preserve"> (TXM)</w:t>
      </w:r>
      <w:r w:rsidR="003D254E">
        <w:t xml:space="preserve"> ou </w:t>
      </w:r>
      <w:r w:rsidR="003D254E" w:rsidRPr="002B7575">
        <w:rPr>
          <w:bCs/>
        </w:rPr>
        <w:t>G²</w:t>
      </w:r>
      <w:r w:rsidR="003D254E">
        <w:rPr>
          <w:bCs/>
        </w:rPr>
        <w:t>, testent un échantillon contre le reste d’une population,</w:t>
      </w:r>
      <w:r w:rsidR="003D254E">
        <w:t xml:space="preserve"> </w:t>
      </w:r>
      <w:r>
        <w:t>ce reste est considéré comme un document moyen</w:t>
      </w:r>
      <w:r w:rsidR="00C0389D">
        <w:t>. L</w:t>
      </w:r>
      <w:r>
        <w:t>a fréquence d’un mot dans le focus est</w:t>
      </w:r>
      <w:r w:rsidR="00C0389D">
        <w:t xml:space="preserve"> donc</w:t>
      </w:r>
      <w:r>
        <w:t xml:space="preserve"> comparée à la moyenne attendue selon différente pondérations.</w:t>
      </w:r>
    </w:p>
    <w:p w14:paraId="38EA21B1" w14:textId="77777777" w:rsidR="00BD4B63" w:rsidRDefault="00BD4B63" w:rsidP="00BD4B63">
      <w:pPr>
        <w:pStyle w:val="Paragraphedeliste"/>
        <w:numPr>
          <w:ilvl w:val="0"/>
          <w:numId w:val="2"/>
        </w:numPr>
        <w:rPr>
          <w:ins w:id="370" w:author="Marc Ratcliff" w:date="2026-10-07T11:27:00Z" w16du:dateUtc="2026-10-07T09:27:00Z"/>
        </w:rPr>
        <w:pPrChange w:id="371" w:author="Marc Ratcliff" w:date="2026-10-07T11:26:00Z" w16du:dateUtc="2026-10-07T09:26:00Z">
          <w:pPr>
            <w:ind w:firstLine="0"/>
          </w:pPr>
        </w:pPrChange>
      </w:pPr>
    </w:p>
    <w:p w14:paraId="7BD1E4E2" w14:textId="422F891F" w:rsidR="003D254E" w:rsidDel="00BD4B63" w:rsidRDefault="00082A4F" w:rsidP="00BD4B63">
      <w:pPr>
        <w:pStyle w:val="Paragraphedeliste"/>
        <w:numPr>
          <w:ilvl w:val="0"/>
          <w:numId w:val="2"/>
        </w:numPr>
        <w:rPr>
          <w:del w:id="372" w:author="Marc Ratcliff" w:date="2026-10-07T11:27:00Z" w16du:dateUtc="2026-10-07T09:27:00Z"/>
        </w:rPr>
        <w:pPrChange w:id="373" w:author="Marc Ratcliff" w:date="2026-10-07T11:27:00Z" w16du:dateUtc="2026-10-07T09:27:00Z">
          <w:pPr>
            <w:ind w:firstLine="708"/>
          </w:pPr>
        </w:pPrChange>
      </w:pPr>
      <w:r>
        <w:t>L</w:t>
      </w:r>
      <w:r w:rsidR="003D254E">
        <w:t>a famille des TF-IDF compare l</w:t>
      </w:r>
      <w:r>
        <w:t>a</w:t>
      </w:r>
      <w:r w:rsidR="003D254E">
        <w:t xml:space="preserve"> fréquence</w:t>
      </w:r>
      <w:r>
        <w:t xml:space="preserve"> locale d’un mot</w:t>
      </w:r>
      <w:r w:rsidR="003D254E">
        <w:t xml:space="preserve"> au nombre </w:t>
      </w:r>
      <w:r>
        <w:t xml:space="preserve">de documents contenant ce mot </w:t>
      </w:r>
      <w:r w:rsidRPr="00BD4B63">
        <w:rPr>
          <w:i/>
          <w:iCs/>
        </w:rPr>
        <w:t>df</w:t>
      </w:r>
      <w:r>
        <w:t xml:space="preserve">. Cette grandeur porte une information </w:t>
      </w:r>
      <w:del w:id="374" w:author="Marc Ratcliff" w:date="2026-10-07T11:27:00Z" w16du:dateUtc="2026-10-07T09:27:00Z">
        <w:r w:rsidDel="00BD4B63">
          <w:delText xml:space="preserve">tout à fait </w:delText>
        </w:r>
      </w:del>
      <w:r>
        <w:t>philologique</w:t>
      </w:r>
      <w:r w:rsidR="00DE4F9A">
        <w:t xml:space="preserve">, </w:t>
      </w:r>
      <w:ins w:id="375" w:author="Marc Ratcliff" w:date="2026-10-07T11:27:00Z" w16du:dateUtc="2026-10-07T09:27:00Z">
        <w:r w:rsidR="00BD4B63">
          <w:t>à savoir qu’</w:t>
        </w:r>
      </w:ins>
      <w:r w:rsidR="00DE4F9A">
        <w:t>un</w:t>
      </w:r>
      <w:r>
        <w:t xml:space="preserve"> texte, surtout pour </w:t>
      </w:r>
      <w:r w:rsidR="00DE4F9A">
        <w:t>un</w:t>
      </w:r>
      <w:r>
        <w:t xml:space="preserve"> écrivain, n’est pas une unité fortuite. Le </w:t>
      </w:r>
      <w:r w:rsidRPr="00BD4B63">
        <w:rPr>
          <w:i/>
          <w:iCs/>
        </w:rPr>
        <w:t>df</w:t>
      </w:r>
      <w:r>
        <w:t xml:space="preserve"> permet </w:t>
      </w:r>
      <w:r w:rsidR="00C0389D">
        <w:t>notamment</w:t>
      </w:r>
      <w:r>
        <w:t xml:space="preserve"> </w:t>
      </w:r>
      <w:r w:rsidR="00C22159">
        <w:t xml:space="preserve">de repérer des dispersions </w:t>
      </w:r>
      <w:r w:rsidR="004E32EC">
        <w:t>particulières</w:t>
      </w:r>
      <w:r w:rsidR="00C22159">
        <w:t>.</w:t>
      </w:r>
      <w:ins w:id="376" w:author="Marc Ratcliff" w:date="2026-10-07T11:27:00Z" w16du:dateUtc="2026-10-07T09:27:00Z">
        <w:r w:rsidR="00BD4B63">
          <w:t xml:space="preserve"> </w:t>
        </w:r>
      </w:ins>
    </w:p>
    <w:p w14:paraId="1FBA7B6D" w14:textId="002E98E2" w:rsidR="00C22159" w:rsidRDefault="00C22159" w:rsidP="00BD4B63">
      <w:pPr>
        <w:pStyle w:val="Paragraphedeliste"/>
        <w:numPr>
          <w:ilvl w:val="0"/>
          <w:numId w:val="2"/>
        </w:numPr>
        <w:pPrChange w:id="377" w:author="Marc Ratcliff" w:date="2026-10-07T11:28:00Z" w16du:dateUtc="2026-10-07T09:28:00Z">
          <w:pPr>
            <w:ind w:firstLine="708"/>
          </w:pPr>
        </w:pPrChange>
      </w:pPr>
      <w:del w:id="378" w:author="Marc Ratcliff" w:date="2026-10-07T11:28:00Z" w16du:dateUtc="2026-10-07T09:28:00Z">
        <w:r w:rsidDel="00BD4B63">
          <w:delText>Ainsi</w:delText>
        </w:r>
      </w:del>
      <w:ins w:id="379" w:author="Marc Ratcliff" w:date="2026-10-07T11:28:00Z" w16du:dateUtc="2026-10-07T09:28:00Z">
        <w:r w:rsidR="00BD4B63">
          <w:t>Il apparaît que,</w:t>
        </w:r>
      </w:ins>
      <w:r>
        <w:t xml:space="preserve"> pour la famille TF-IDF, l’étalement des mots grammaticaux fréquents n’est pas du tout aléatoire et même très significatif. Sont promus des pronoms personnels comme </w:t>
      </w:r>
      <w:r w:rsidRPr="00BD4B63">
        <w:rPr>
          <w:i/>
          <w:iCs/>
        </w:rPr>
        <w:t>je</w:t>
      </w:r>
      <w:r>
        <w:t xml:space="preserve">, </w:t>
      </w:r>
      <w:r w:rsidRPr="00BD4B63">
        <w:rPr>
          <w:i/>
          <w:iCs/>
        </w:rPr>
        <w:t>tu</w:t>
      </w:r>
      <w:r>
        <w:t xml:space="preserve">, </w:t>
      </w:r>
      <w:r w:rsidRPr="00BD4B63">
        <w:rPr>
          <w:i/>
          <w:iCs/>
        </w:rPr>
        <w:t>nous</w:t>
      </w:r>
      <w:r>
        <w:t xml:space="preserve">…, </w:t>
      </w:r>
      <w:del w:id="380" w:author="Marc Ratcliff" w:date="2026-10-07T11:28:00Z" w16du:dateUtc="2026-10-07T09:28:00Z">
        <w:r w:rsidDel="00BD4B63">
          <w:delText xml:space="preserve">qui sont </w:delText>
        </w:r>
      </w:del>
      <w:r>
        <w:t>inégalement fréquents selon les chapitres</w:t>
      </w:r>
      <w:ins w:id="381" w:author="Marc Ratcliff" w:date="2026-10-07T11:28:00Z" w16du:dateUtc="2026-10-07T09:28:00Z">
        <w:r w:rsidR="00BD4B63">
          <w:t xml:space="preserve"> et</w:t>
        </w:r>
      </w:ins>
      <w:del w:id="382" w:author="Marc Ratcliff" w:date="2026-10-07T11:28:00Z" w16du:dateUtc="2026-10-07T09:28:00Z">
        <w:r w:rsidR="00093983" w:rsidDel="00BD4B63">
          <w:delText>,</w:delText>
        </w:r>
      </w:del>
      <w:r w:rsidR="00093983">
        <w:t xml:space="preserve"> signalant des types de scènes</w:t>
      </w:r>
      <w:r>
        <w:t xml:space="preserve"> ; tandis que sont dépréciés des </w:t>
      </w:r>
      <w:r w:rsidR="00DE4F9A">
        <w:t xml:space="preserve">mots </w:t>
      </w:r>
      <w:r w:rsidR="00093983">
        <w:t xml:space="preserve"> </w:t>
      </w:r>
      <w:r w:rsidR="00727B02">
        <w:t>omniprésents dans tous les chapitres</w:t>
      </w:r>
      <w:r w:rsidR="00093983">
        <w:t xml:space="preserve">, comme </w:t>
      </w:r>
      <w:r w:rsidR="00093983" w:rsidRPr="00BD4B63">
        <w:rPr>
          <w:i/>
          <w:iCs/>
        </w:rPr>
        <w:t>le</w:t>
      </w:r>
      <w:r w:rsidR="00DE4F9A" w:rsidRPr="00BD4B63">
        <w:rPr>
          <w:i/>
          <w:iCs/>
        </w:rPr>
        <w:t>, de</w:t>
      </w:r>
      <w:r w:rsidR="00093983" w:rsidRPr="00BD4B63">
        <w:rPr>
          <w:i/>
          <w:iCs/>
        </w:rPr>
        <w:t>, un,</w:t>
      </w:r>
      <w:r w:rsidR="00DE4F9A" w:rsidRPr="00BD4B63">
        <w:rPr>
          <w:i/>
          <w:iCs/>
        </w:rPr>
        <w:t xml:space="preserve"> </w:t>
      </w:r>
      <w:r w:rsidR="00E6464B" w:rsidRPr="00BD4B63">
        <w:rPr>
          <w:i/>
          <w:iCs/>
        </w:rPr>
        <w:t>être,</w:t>
      </w:r>
      <w:r w:rsidR="00093983" w:rsidRPr="00BD4B63">
        <w:rPr>
          <w:i/>
          <w:iCs/>
        </w:rPr>
        <w:t xml:space="preserve"> </w:t>
      </w:r>
      <w:r w:rsidR="00E6464B" w:rsidRPr="00BD4B63">
        <w:rPr>
          <w:i/>
          <w:iCs/>
        </w:rPr>
        <w:t>et</w:t>
      </w:r>
      <w:r w:rsidR="00093983" w:rsidRPr="00BD4B63">
        <w:rPr>
          <w:i/>
          <w:iCs/>
        </w:rPr>
        <w:t>, que</w:t>
      </w:r>
      <w:r w:rsidR="00E6464B" w:rsidRPr="00BD4B63">
        <w:rPr>
          <w:i/>
          <w:iCs/>
        </w:rPr>
        <w:t>, voir</w:t>
      </w:r>
      <w:r w:rsidR="00093983">
        <w:t>…</w:t>
      </w:r>
    </w:p>
    <w:p w14:paraId="3BCE9836" w14:textId="0441889A" w:rsidR="00093983" w:rsidRDefault="00BD4B63" w:rsidP="00C22159">
      <w:pPr>
        <w:ind w:firstLine="708"/>
      </w:pPr>
      <w:ins w:id="383" w:author="Marc Ratcliff" w:date="2026-10-07T11:28:00Z" w16du:dateUtc="2026-10-07T09:28:00Z">
        <w:r>
          <w:t>Une question émerge alors : p</w:t>
        </w:r>
      </w:ins>
      <w:del w:id="384" w:author="Marc Ratcliff" w:date="2026-10-07T11:28:00Z" w16du:dateUtc="2026-10-07T09:28:00Z">
        <w:r w:rsidR="00093983" w:rsidDel="00BD4B63">
          <w:delText>P</w:delText>
        </w:r>
      </w:del>
      <w:r w:rsidR="00093983">
        <w:t>ourquoi utiliser un test hypergéométrique si un TF-IDF peut être aussi pertinent ? D’abord, c’est une famille</w:t>
      </w:r>
      <w:ins w:id="385" w:author="Marc Ratcliff" w:date="2026-10-07T11:29:00Z" w16du:dateUtc="2026-10-07T09:29:00Z">
        <w:r>
          <w:t xml:space="preserve"> d’algorithmes et</w:t>
        </w:r>
      </w:ins>
      <w:del w:id="386" w:author="Marc Ratcliff" w:date="2026-10-07T11:29:00Z" w16du:dateUtc="2026-10-07T09:29:00Z">
        <w:r w:rsidR="00093983" w:rsidDel="00BD4B63">
          <w:delText>,</w:delText>
        </w:r>
      </w:del>
      <w:r w:rsidR="00093983">
        <w:t xml:space="preserve"> une implémentation </w:t>
      </w:r>
      <w:ins w:id="387" w:author="Marc Ratcliff" w:date="2026-10-07T11:29:00Z" w16du:dateUtc="2026-10-07T09:29:00Z">
        <w:r>
          <w:t xml:space="preserve">qui </w:t>
        </w:r>
        <w:r>
          <w:lastRenderedPageBreak/>
          <w:t xml:space="preserve">serait </w:t>
        </w:r>
      </w:ins>
      <w:r w:rsidR="00093983">
        <w:t>mal réglée peut donner des résultats insatisfaisant</w:t>
      </w:r>
      <w:r w:rsidR="0087257C">
        <w:t xml:space="preserve">s. </w:t>
      </w:r>
      <w:r w:rsidR="009F4163">
        <w:t xml:space="preserve">De plus, les expériences réalisées se concentrent ici sur l’extraction de mots-clés, elles ne révèlent pas certains problèmes connus du TF-IDF. </w:t>
      </w:r>
      <w:del w:id="388" w:author="Marc Ratcliff" w:date="2026-10-07T11:29:00Z" w16du:dateUtc="2026-10-07T09:29:00Z">
        <w:r w:rsidR="009F4163" w:rsidDel="00BD4B63">
          <w:delText xml:space="preserve">Il </w:delText>
        </w:r>
      </w:del>
      <w:ins w:id="389" w:author="Marc Ratcliff" w:date="2026-10-07T11:29:00Z" w16du:dateUtc="2026-10-07T09:29:00Z">
        <w:r>
          <w:t>On sait qu’il</w:t>
        </w:r>
        <w:r>
          <w:t xml:space="preserve"> </w:t>
        </w:r>
      </w:ins>
      <w:r w:rsidR="009F4163">
        <w:t xml:space="preserve">réagit mal à des tailles inégales de documents. </w:t>
      </w:r>
      <w:r w:rsidR="002D165B">
        <w:t>Or c</w:t>
      </w:r>
      <w:r w:rsidR="009F4163">
        <w:t xml:space="preserve">et effet est </w:t>
      </w:r>
      <w:r w:rsidR="005B2F43">
        <w:t xml:space="preserve">ici </w:t>
      </w:r>
      <w:r w:rsidR="009F4163">
        <w:t>neutralisé puisque le score d’un mot clé ne se compare que relativement aux autres mots d’un même document, et non relativement à d’autres documents de tailles très inégale</w:t>
      </w:r>
      <w:ins w:id="390" w:author="Marc Ratcliff" w:date="2026-10-07T11:29:00Z" w16du:dateUtc="2026-10-07T09:29:00Z">
        <w:r>
          <w:t>s</w:t>
        </w:r>
      </w:ins>
      <w:r w:rsidR="002D165B">
        <w:t> ;</w:t>
      </w:r>
      <w:r w:rsidR="009F4163">
        <w:t xml:space="preserve"> </w:t>
      </w:r>
      <w:r w:rsidR="002D165B">
        <w:t>par ailleurs</w:t>
      </w:r>
      <w:r w:rsidR="009F4163">
        <w:t xml:space="preserve"> </w:t>
      </w:r>
      <w:r w:rsidR="002D165B">
        <w:t>la</w:t>
      </w:r>
      <w:r w:rsidR="009F4163">
        <w:t xml:space="preserve"> compar</w:t>
      </w:r>
      <w:r w:rsidR="002D165B">
        <w:t>aison</w:t>
      </w:r>
      <w:r w:rsidR="009F4163">
        <w:t xml:space="preserve"> des rangs évite les incohérences de scores entre documents. Enfin, il y a des situations d’emploi d’une formule de spécificité où la granularité documentaire n’a pas de sens, par exemple pour des co-occurrents, ou bien des partitions.</w:t>
      </w:r>
      <w:r w:rsidR="002D165B">
        <w:t xml:space="preserve"> Il reste donc des raisons légitimes de garder un test 2</w:t>
      </w:r>
      <w:r w:rsidR="002D165B" w:rsidRPr="003D254E">
        <w:t>×</w:t>
      </w:r>
      <w:r w:rsidR="002D165B">
        <w:t>2, et</w:t>
      </w:r>
      <w:ins w:id="391" w:author="Marc Ratcliff" w:date="2026-10-07T11:30:00Z" w16du:dateUtc="2026-10-07T09:30:00Z">
        <w:r>
          <w:t>,</w:t>
        </w:r>
      </w:ins>
      <w:r w:rsidR="002D165B">
        <w:t xml:space="preserve"> </w:t>
      </w:r>
      <w:del w:id="392" w:author="Marc Ratcliff" w:date="2026-10-07T11:30:00Z" w16du:dateUtc="2026-10-07T09:30:00Z">
        <w:r w:rsidR="002D165B" w:rsidDel="00BD4B63">
          <w:delText xml:space="preserve">donc </w:delText>
        </w:r>
      </w:del>
      <w:ins w:id="393" w:author="Marc Ratcliff" w:date="2026-10-07T11:30:00Z" w16du:dateUtc="2026-10-07T09:30:00Z">
        <w:r>
          <w:t>partant,</w:t>
        </w:r>
        <w:r>
          <w:t xml:space="preserve"> </w:t>
        </w:r>
      </w:ins>
      <w:r w:rsidR="002D165B">
        <w:t>le Fisher</w:t>
      </w:r>
      <w:r w:rsidR="005B2F43">
        <w:t>.</w:t>
      </w:r>
    </w:p>
    <w:p w14:paraId="40C3E8AF" w14:textId="3064CE40" w:rsidR="00D336E1" w:rsidRPr="00D336E1" w:rsidRDefault="00120500" w:rsidP="00D336E1">
      <w:pPr>
        <w:pStyle w:val="Titre1"/>
      </w:pPr>
      <w:r>
        <w:t xml:space="preserve">§8. </w:t>
      </w:r>
      <w:r w:rsidR="00022B14">
        <w:t>Thème d’une œuvre</w:t>
      </w:r>
    </w:p>
    <w:p w14:paraId="70BC6702" w14:textId="277F2612" w:rsidR="00022B14" w:rsidRDefault="00530A4F" w:rsidP="00D336E1">
      <w:pPr>
        <w:ind w:firstLine="0"/>
      </w:pPr>
      <w:r>
        <w:t>Soumettons maintenant ces listes à une expérience douloureuse</w:t>
      </w:r>
      <w:ins w:id="394" w:author="Marc Ratcliff" w:date="2026-10-07T11:31:00Z" w16du:dateUtc="2026-10-07T09:31:00Z">
        <w:r w:rsidR="00BD4B63">
          <w:t xml:space="preserve"> (pourquoi?)</w:t>
        </w:r>
      </w:ins>
      <w:r>
        <w:t>, essayons d’extraire</w:t>
      </w:r>
      <w:r w:rsidR="00022B14">
        <w:t xml:space="preserve"> les mots-clés pour tout un auteur, par</w:t>
      </w:r>
      <w:r>
        <w:t xml:space="preserve"> la moyenne des rangs</w:t>
      </w:r>
      <w:r w:rsidR="00022B14">
        <w:t xml:space="preserve"> dans chaque chapitre</w:t>
      </w:r>
      <w:r>
        <w:t>. Quelle formule est la plus propre à</w:t>
      </w:r>
      <w:r w:rsidR="00022B14">
        <w:t xml:space="preserve"> relever les mots thématiques d’une œuvre</w:t>
      </w:r>
      <w:r>
        <w:t xml:space="preserve"> ? </w:t>
      </w:r>
    </w:p>
    <w:p w14:paraId="5B620CEF" w14:textId="77777777" w:rsidR="00022B14" w:rsidRDefault="00022B14" w:rsidP="00D336E1">
      <w:pPr>
        <w:ind w:firstLine="0"/>
      </w:pPr>
    </w:p>
    <w:p w14:paraId="5E183F05" w14:textId="346CBFCB" w:rsidR="00530A4F" w:rsidRDefault="009B757C" w:rsidP="00D336E1">
      <w:pPr>
        <w:ind w:firstLine="0"/>
      </w:pPr>
      <w:r>
        <w:t>Commençons avec Jules Verne</w:t>
      </w:r>
      <w:r w:rsidR="00022B14">
        <w:t>, en gardant les mots grammaticaux pour remarquer les biais.</w:t>
      </w:r>
    </w:p>
    <w:p w14:paraId="0D5D6ACE" w14:textId="77777777" w:rsidR="00530A4F" w:rsidRDefault="00530A4F" w:rsidP="00D336E1">
      <w:pPr>
        <w:ind w:firstLine="0"/>
      </w:pPr>
    </w:p>
    <w:p w14:paraId="48A5EFCA" w14:textId="27B3C8FA" w:rsidR="00EE3C85" w:rsidRDefault="00EE3C85" w:rsidP="00BD4B63">
      <w:pPr>
        <w:ind w:left="567" w:hanging="567"/>
        <w:pPrChange w:id="395" w:author="Marc Ratcliff" w:date="2026-10-07T11:35:00Z" w16du:dateUtc="2026-10-07T09:35:00Z">
          <w:pPr>
            <w:ind w:firstLine="0"/>
          </w:pPr>
        </w:pPrChange>
      </w:pPr>
      <w:r>
        <w:t xml:space="preserve">TXM : </w:t>
      </w:r>
      <w:r w:rsidRPr="00EE3C85">
        <w:rPr>
          <w:i/>
          <w:iCs/>
        </w:rPr>
        <w:t xml:space="preserve">je, nous, </w:t>
      </w:r>
      <w:r w:rsidRPr="00EE3C85">
        <w:rPr>
          <w:b/>
          <w:bCs/>
          <w:i/>
          <w:iCs/>
        </w:rPr>
        <w:t>capitaine</w:t>
      </w:r>
      <w:r w:rsidRPr="00EE3C85">
        <w:rPr>
          <w:i/>
          <w:iCs/>
        </w:rPr>
        <w:t xml:space="preserve">, vous, me, monsieur, mon, </w:t>
      </w:r>
      <w:r w:rsidRPr="00EE3C85">
        <w:rPr>
          <w:b/>
          <w:bCs/>
          <w:i/>
          <w:iCs/>
        </w:rPr>
        <w:t>île</w:t>
      </w:r>
      <w:r w:rsidRPr="00EE3C85">
        <w:rPr>
          <w:i/>
          <w:iCs/>
        </w:rPr>
        <w:t xml:space="preserve">, il, </w:t>
      </w:r>
      <w:r w:rsidRPr="00EE3C85">
        <w:rPr>
          <w:b/>
          <w:bCs/>
          <w:i/>
          <w:iCs/>
        </w:rPr>
        <w:t>docteur</w:t>
      </w:r>
      <w:r w:rsidRPr="00EE3C85">
        <w:rPr>
          <w:i/>
          <w:iCs/>
        </w:rPr>
        <w:t xml:space="preserve">, elle, le, ils, </w:t>
      </w:r>
      <w:r w:rsidRPr="00EE3C85">
        <w:rPr>
          <w:b/>
          <w:bCs/>
          <w:i/>
          <w:iCs/>
        </w:rPr>
        <w:t>mer</w:t>
      </w:r>
      <w:r w:rsidRPr="00EE3C85">
        <w:rPr>
          <w:i/>
          <w:iCs/>
        </w:rPr>
        <w:t>, son</w:t>
      </w:r>
      <w:r>
        <w:t>…</w:t>
      </w:r>
    </w:p>
    <w:p w14:paraId="0EEFED2E" w14:textId="39657D94" w:rsidR="00EE3C85" w:rsidRDefault="00EE3C85" w:rsidP="00BD4B63">
      <w:pPr>
        <w:ind w:left="567" w:hanging="567"/>
        <w:pPrChange w:id="396" w:author="Marc Ratcliff" w:date="2026-10-07T11:35:00Z" w16du:dateUtc="2026-10-07T09:35:00Z">
          <w:pPr>
            <w:ind w:firstLine="0"/>
          </w:pPr>
        </w:pPrChange>
      </w:pPr>
      <w:r w:rsidRPr="00EE3C85">
        <w:t>G²</w:t>
      </w:r>
      <w:r>
        <w:t xml:space="preserve"> : </w:t>
      </w:r>
      <w:r w:rsidRPr="00EE3C85">
        <w:rPr>
          <w:i/>
          <w:iCs/>
        </w:rPr>
        <w:t xml:space="preserve">je, nous, vous, il, le, me, </w:t>
      </w:r>
      <w:r w:rsidRPr="00EE3C85">
        <w:rPr>
          <w:b/>
          <w:bCs/>
          <w:i/>
          <w:iCs/>
        </w:rPr>
        <w:t>capitaine</w:t>
      </w:r>
      <w:r w:rsidRPr="00EE3C85">
        <w:rPr>
          <w:i/>
          <w:iCs/>
        </w:rPr>
        <w:t xml:space="preserve">, mon, son, un, elle, ils, monsieur, avoir, </w:t>
      </w:r>
      <w:r w:rsidRPr="00EE3C85">
        <w:rPr>
          <w:b/>
          <w:bCs/>
          <w:i/>
          <w:iCs/>
        </w:rPr>
        <w:t>île</w:t>
      </w:r>
      <w:r>
        <w:t>…</w:t>
      </w:r>
    </w:p>
    <w:p w14:paraId="67B69059" w14:textId="3E3C6BDC" w:rsidR="00EE3C85" w:rsidRDefault="00EE3C85" w:rsidP="00BD4B63">
      <w:pPr>
        <w:ind w:left="567" w:hanging="567"/>
        <w:pPrChange w:id="397" w:author="Marc Ratcliff" w:date="2026-10-07T11:35:00Z" w16du:dateUtc="2026-10-07T09:35:00Z">
          <w:pPr>
            <w:ind w:firstLine="0"/>
          </w:pPr>
        </w:pPrChange>
      </w:pPr>
      <w:r w:rsidRPr="00445FD3">
        <w:t>χ²</w:t>
      </w:r>
      <w:r>
        <w:t xml:space="preserve"> : </w:t>
      </w:r>
      <w:r w:rsidRPr="00EE3C85">
        <w:rPr>
          <w:i/>
          <w:iCs/>
        </w:rPr>
        <w:t xml:space="preserve">je, </w:t>
      </w:r>
      <w:r w:rsidRPr="00EE3C85">
        <w:rPr>
          <w:b/>
          <w:bCs/>
          <w:i/>
          <w:iCs/>
        </w:rPr>
        <w:t>docteur</w:t>
      </w:r>
      <w:r w:rsidRPr="00EE3C85">
        <w:rPr>
          <w:i/>
          <w:iCs/>
        </w:rPr>
        <w:t xml:space="preserve">, </w:t>
      </w:r>
      <w:r w:rsidRPr="00EE3C85">
        <w:rPr>
          <w:b/>
          <w:bCs/>
          <w:i/>
          <w:iCs/>
        </w:rPr>
        <w:t>capitaine</w:t>
      </w:r>
      <w:r w:rsidRPr="00EE3C85">
        <w:rPr>
          <w:i/>
          <w:iCs/>
        </w:rPr>
        <w:t xml:space="preserve">, me, vous, </w:t>
      </w:r>
      <w:r w:rsidRPr="00EE3C85">
        <w:rPr>
          <w:b/>
          <w:bCs/>
          <w:i/>
          <w:iCs/>
        </w:rPr>
        <w:t>île</w:t>
      </w:r>
      <w:r w:rsidRPr="00EE3C85">
        <w:rPr>
          <w:i/>
          <w:iCs/>
        </w:rPr>
        <w:t xml:space="preserve">, </w:t>
      </w:r>
      <w:r w:rsidRPr="00EE3C85">
        <w:rPr>
          <w:b/>
          <w:bCs/>
          <w:i/>
          <w:iCs/>
        </w:rPr>
        <w:t>lieutenant</w:t>
      </w:r>
      <w:r w:rsidRPr="00EE3C85">
        <w:rPr>
          <w:i/>
          <w:iCs/>
        </w:rPr>
        <w:t xml:space="preserve">, oncle, </w:t>
      </w:r>
      <w:r w:rsidRPr="00EE3C85">
        <w:rPr>
          <w:b/>
          <w:bCs/>
          <w:i/>
          <w:iCs/>
        </w:rPr>
        <w:t>comte</w:t>
      </w:r>
      <w:r w:rsidRPr="00EE3C85">
        <w:rPr>
          <w:i/>
          <w:iCs/>
        </w:rPr>
        <w:t xml:space="preserve">, nous, </w:t>
      </w:r>
      <w:r w:rsidRPr="00EE3C85">
        <w:rPr>
          <w:b/>
          <w:bCs/>
          <w:i/>
          <w:iCs/>
        </w:rPr>
        <w:t>îlot</w:t>
      </w:r>
      <w:r w:rsidRPr="00EE3C85">
        <w:rPr>
          <w:i/>
          <w:iCs/>
        </w:rPr>
        <w:t xml:space="preserve">, </w:t>
      </w:r>
      <w:r w:rsidRPr="00EE3C85">
        <w:rPr>
          <w:b/>
          <w:bCs/>
          <w:i/>
          <w:iCs/>
        </w:rPr>
        <w:t>goélette</w:t>
      </w:r>
      <w:r w:rsidRPr="00EE3C85">
        <w:rPr>
          <w:i/>
          <w:iCs/>
        </w:rPr>
        <w:t>, elle, mon, monsieur</w:t>
      </w:r>
    </w:p>
    <w:p w14:paraId="3C0FB226" w14:textId="3124EF00" w:rsidR="00EE3C85" w:rsidRPr="009B757C" w:rsidRDefault="009B757C" w:rsidP="00BD4B63">
      <w:pPr>
        <w:ind w:left="567" w:hanging="567"/>
        <w:rPr>
          <w:i/>
          <w:iCs/>
        </w:rPr>
        <w:pPrChange w:id="398" w:author="Marc Ratcliff" w:date="2026-10-07T11:35:00Z" w16du:dateUtc="2026-10-07T09:35:00Z">
          <w:pPr>
            <w:ind w:firstLine="0"/>
          </w:pPr>
        </w:pPrChange>
      </w:pPr>
      <w:r>
        <w:t>HGT</w:t>
      </w:r>
      <w:r w:rsidRPr="002F66F8">
        <w:t>α</w:t>
      </w:r>
      <w:r>
        <w:t>(</w:t>
      </w:r>
      <w:r w:rsidR="00254779">
        <w:t>2</w:t>
      </w:r>
      <w:r>
        <w:t xml:space="preserve">) : </w:t>
      </w:r>
      <w:r w:rsidR="00254779" w:rsidRPr="00254779">
        <w:rPr>
          <w:b/>
          <w:bCs/>
          <w:i/>
          <w:iCs/>
        </w:rPr>
        <w:t>docteur</w:t>
      </w:r>
      <w:r w:rsidR="00254779" w:rsidRPr="00254779">
        <w:rPr>
          <w:i/>
          <w:iCs/>
        </w:rPr>
        <w:t xml:space="preserve">, je, oncle, </w:t>
      </w:r>
      <w:r w:rsidR="00254779" w:rsidRPr="00254779">
        <w:rPr>
          <w:b/>
          <w:bCs/>
          <w:i/>
          <w:iCs/>
        </w:rPr>
        <w:t>capitaine</w:t>
      </w:r>
      <w:r w:rsidR="00254779" w:rsidRPr="00254779">
        <w:rPr>
          <w:i/>
          <w:iCs/>
        </w:rPr>
        <w:t xml:space="preserve">, </w:t>
      </w:r>
      <w:r w:rsidR="00254779" w:rsidRPr="00254779">
        <w:rPr>
          <w:b/>
          <w:bCs/>
          <w:i/>
          <w:iCs/>
        </w:rPr>
        <w:t>lieutenant</w:t>
      </w:r>
      <w:r w:rsidR="00254779" w:rsidRPr="00254779">
        <w:rPr>
          <w:i/>
          <w:iCs/>
        </w:rPr>
        <w:t xml:space="preserve">, comte, me, </w:t>
      </w:r>
      <w:r w:rsidR="00254779" w:rsidRPr="00254779">
        <w:rPr>
          <w:b/>
          <w:bCs/>
          <w:i/>
          <w:iCs/>
        </w:rPr>
        <w:t>île</w:t>
      </w:r>
      <w:r w:rsidR="00254779" w:rsidRPr="00254779">
        <w:rPr>
          <w:i/>
          <w:iCs/>
        </w:rPr>
        <w:t xml:space="preserve">, </w:t>
      </w:r>
      <w:r w:rsidR="00254779" w:rsidRPr="00254779">
        <w:rPr>
          <w:b/>
          <w:bCs/>
          <w:i/>
          <w:iCs/>
        </w:rPr>
        <w:t>professeur</w:t>
      </w:r>
      <w:r w:rsidR="00254779" w:rsidRPr="00254779">
        <w:rPr>
          <w:i/>
          <w:iCs/>
        </w:rPr>
        <w:t xml:space="preserve">, </w:t>
      </w:r>
      <w:r w:rsidR="00254779" w:rsidRPr="00254779">
        <w:rPr>
          <w:b/>
          <w:bCs/>
          <w:i/>
          <w:iCs/>
        </w:rPr>
        <w:t>major</w:t>
      </w:r>
      <w:r w:rsidR="00254779" w:rsidRPr="00254779">
        <w:rPr>
          <w:i/>
          <w:iCs/>
        </w:rPr>
        <w:t xml:space="preserve">, </w:t>
      </w:r>
      <w:r w:rsidR="00254779" w:rsidRPr="00254779">
        <w:rPr>
          <w:b/>
          <w:bCs/>
          <w:i/>
          <w:iCs/>
        </w:rPr>
        <w:t>fleuve</w:t>
      </w:r>
      <w:r w:rsidR="00254779" w:rsidRPr="00254779">
        <w:rPr>
          <w:i/>
          <w:iCs/>
        </w:rPr>
        <w:t xml:space="preserve">, </w:t>
      </w:r>
      <w:r w:rsidR="00254779" w:rsidRPr="00254779">
        <w:rPr>
          <w:b/>
          <w:bCs/>
          <w:i/>
          <w:iCs/>
        </w:rPr>
        <w:t>îlot</w:t>
      </w:r>
      <w:r w:rsidR="00254779" w:rsidRPr="00254779">
        <w:rPr>
          <w:i/>
          <w:iCs/>
        </w:rPr>
        <w:t xml:space="preserve">, vous, </w:t>
      </w:r>
      <w:r w:rsidR="00254779" w:rsidRPr="00254779">
        <w:rPr>
          <w:b/>
          <w:bCs/>
          <w:i/>
          <w:iCs/>
        </w:rPr>
        <w:t>ingénieur</w:t>
      </w:r>
    </w:p>
    <w:p w14:paraId="446513A2" w14:textId="77777777" w:rsidR="009B757C" w:rsidRDefault="009B757C" w:rsidP="00D336E1">
      <w:pPr>
        <w:ind w:firstLine="0"/>
      </w:pPr>
    </w:p>
    <w:p w14:paraId="18F3D92B" w14:textId="794880C6" w:rsidR="00EE3C85" w:rsidRDefault="009B757C" w:rsidP="00D336E1">
      <w:pPr>
        <w:ind w:firstLine="0"/>
      </w:pPr>
      <w:r>
        <w:t>Première surprise désagréable, TXM ne se sort pas bien de cette épreuve. Beaucoup de mots grammaticaux relevés dans les listes ne sont pas les plus judicieux, notamment</w:t>
      </w:r>
      <w:r w:rsidR="00D319E8">
        <w:t> :</w:t>
      </w:r>
      <w:r>
        <w:t xml:space="preserve"> </w:t>
      </w:r>
      <w:r w:rsidRPr="009B757C">
        <w:rPr>
          <w:i/>
          <w:iCs/>
        </w:rPr>
        <w:t>il, le, ils</w:t>
      </w:r>
      <w:r w:rsidR="00254779">
        <w:rPr>
          <w:i/>
          <w:iCs/>
        </w:rPr>
        <w:t>,</w:t>
      </w:r>
      <w:r w:rsidRPr="009B757C">
        <w:rPr>
          <w:i/>
          <w:iCs/>
        </w:rPr>
        <w:t xml:space="preserve"> son</w:t>
      </w:r>
      <w:r w:rsidR="002233AB">
        <w:t>…</w:t>
      </w:r>
      <w:r>
        <w:t xml:space="preserve"> I</w:t>
      </w:r>
      <w:r w:rsidR="00254779">
        <w:t>l</w:t>
      </w:r>
      <w:r>
        <w:t xml:space="preserve">s sont généralement plutôt bas, mais comme ils se retrouvent partout, la moyenne des rangs les révèle. Les mots thématiques de Verne semblent bien plutôt : </w:t>
      </w:r>
      <w:r w:rsidRPr="009B757C">
        <w:rPr>
          <w:i/>
          <w:iCs/>
        </w:rPr>
        <w:t>capitaine, île, docteur, mer</w:t>
      </w:r>
      <w:r>
        <w:t>…</w:t>
      </w:r>
      <w:r w:rsidR="00254779">
        <w:t xml:space="preserve"> Et le </w:t>
      </w:r>
      <w:r w:rsidR="00254779" w:rsidRPr="00254779">
        <w:t xml:space="preserve">χ² </w:t>
      </w:r>
      <w:r w:rsidR="00254779">
        <w:t>semble mieux s’en sortir, car sa tendance à promouvoir les hap</w:t>
      </w:r>
      <w:del w:id="399" w:author="Marc Ratcliff" w:date="2026-10-07T11:32:00Z" w16du:dateUtc="2026-10-07T09:32:00Z">
        <w:r w:rsidR="00254779" w:rsidDel="00BD4B63">
          <w:delText>p</w:delText>
        </w:r>
      </w:del>
      <w:r w:rsidR="00254779">
        <w:t xml:space="preserve">ax est ici annulée par l’effet de la moyenne </w:t>
      </w:r>
      <w:r w:rsidR="002D165B">
        <w:t>entre</w:t>
      </w:r>
      <w:r w:rsidR="00254779">
        <w:t xml:space="preserve"> tous les chapitres. </w:t>
      </w:r>
      <w:r w:rsidR="00D319E8">
        <w:t>De la même manière,</w:t>
      </w:r>
      <w:r w:rsidR="00254779">
        <w:t xml:space="preserve"> si le test hypergéométrique paramétrable est poussé vers la spécificité</w:t>
      </w:r>
      <w:r w:rsidR="002D165B">
        <w:t>,</w:t>
      </w:r>
      <w:r w:rsidR="00254779">
        <w:t xml:space="preserve"> HGT</w:t>
      </w:r>
      <w:r w:rsidR="00254779" w:rsidRPr="002F66F8">
        <w:t>α</w:t>
      </w:r>
      <w:r w:rsidR="00254779">
        <w:t>(2), les mots grammaticaux les moins significatifs s’effacent.</w:t>
      </w:r>
      <w:r w:rsidR="00A05490">
        <w:t xml:space="preserve"> Mais ce ne sont que des ruses qui ne font que repousser les problèmes.</w:t>
      </w:r>
    </w:p>
    <w:p w14:paraId="7B18F9A2" w14:textId="77777777" w:rsidR="00D319E8" w:rsidRDefault="00D319E8" w:rsidP="00D336E1">
      <w:pPr>
        <w:ind w:firstLine="0"/>
      </w:pPr>
    </w:p>
    <w:p w14:paraId="5C60A498" w14:textId="30ECC2AB" w:rsidR="00D319E8" w:rsidRDefault="00D319E8" w:rsidP="00BD4B63">
      <w:pPr>
        <w:ind w:left="567" w:hanging="567"/>
        <w:pPrChange w:id="400" w:author="Marc Ratcliff" w:date="2026-10-07T11:35:00Z" w16du:dateUtc="2026-10-07T09:35:00Z">
          <w:pPr>
            <w:ind w:firstLine="0"/>
          </w:pPr>
        </w:pPrChange>
      </w:pPr>
      <w:r>
        <w:t xml:space="preserve">TF-IDF : </w:t>
      </w:r>
      <w:r w:rsidRPr="002D165B">
        <w:rPr>
          <w:i/>
          <w:iCs/>
        </w:rPr>
        <w:t xml:space="preserve">capitaine, île, docteur, </w:t>
      </w:r>
      <w:commentRangeStart w:id="401"/>
      <w:r w:rsidRPr="002D165B">
        <w:rPr>
          <w:i/>
          <w:iCs/>
        </w:rPr>
        <w:t xml:space="preserve">monsieur, ingénieur, </w:t>
      </w:r>
      <w:r w:rsidRPr="002D165B">
        <w:rPr>
          <w:b/>
          <w:bCs/>
          <w:i/>
          <w:iCs/>
        </w:rPr>
        <w:t>tu</w:t>
      </w:r>
      <w:r w:rsidRPr="002D165B">
        <w:rPr>
          <w:i/>
          <w:iCs/>
        </w:rPr>
        <w:t>, fille, lieutenant, madame, navire, équipage, oncle, mètre, frère, fleuve…</w:t>
      </w:r>
    </w:p>
    <w:p w14:paraId="20F25988" w14:textId="79C87281" w:rsidR="00D319E8" w:rsidRDefault="00D319E8" w:rsidP="00BD4B63">
      <w:pPr>
        <w:ind w:left="567" w:hanging="567"/>
        <w:pPrChange w:id="402" w:author="Marc Ratcliff" w:date="2026-10-07T11:35:00Z" w16du:dateUtc="2026-10-07T09:35:00Z">
          <w:pPr>
            <w:ind w:firstLine="0"/>
          </w:pPr>
        </w:pPrChange>
      </w:pPr>
      <w:r>
        <w:t xml:space="preserve">subTF-IDF : </w:t>
      </w:r>
      <w:r w:rsidRPr="002D165B">
        <w:rPr>
          <w:i/>
          <w:iCs/>
        </w:rPr>
        <w:t>docteur, comte, oncle, lieutenant, major, goélette, colonel, sergent, professeur, brick, madame, miss, pirogue, rio, glace…</w:t>
      </w:r>
    </w:p>
    <w:p w14:paraId="6AB2C406" w14:textId="5EE855CE" w:rsidR="00D319E8" w:rsidRDefault="002D165B" w:rsidP="00BD4B63">
      <w:pPr>
        <w:ind w:left="567" w:hanging="567"/>
        <w:pPrChange w:id="403" w:author="Marc Ratcliff" w:date="2026-10-07T11:35:00Z" w16du:dateUtc="2026-10-07T09:35:00Z">
          <w:pPr>
            <w:ind w:firstLine="0"/>
          </w:pPr>
        </w:pPrChange>
      </w:pPr>
      <w:r>
        <w:t>subTF-IDF</w:t>
      </w:r>
      <w:r w:rsidRPr="002F66F8">
        <w:t>α</w:t>
      </w:r>
      <w:r>
        <w:t>(0.</w:t>
      </w:r>
      <w:r w:rsidR="00A82C70">
        <w:t>3</w:t>
      </w:r>
      <w:r>
        <w:t xml:space="preserve">) : </w:t>
      </w:r>
      <w:r w:rsidR="00DD5DEE" w:rsidRPr="00DD5DEE">
        <w:rPr>
          <w:i/>
          <w:iCs/>
        </w:rPr>
        <w:t xml:space="preserve">capitaine, île, monsieur, </w:t>
      </w:r>
      <w:r w:rsidR="00DD5DEE" w:rsidRPr="00DD5DEE">
        <w:rPr>
          <w:b/>
          <w:bCs/>
          <w:i/>
          <w:iCs/>
        </w:rPr>
        <w:t>vous</w:t>
      </w:r>
      <w:r w:rsidR="00DD5DEE" w:rsidRPr="00DD5DEE">
        <w:rPr>
          <w:i/>
          <w:iCs/>
        </w:rPr>
        <w:t xml:space="preserve">, mer, </w:t>
      </w:r>
      <w:r w:rsidR="00DD5DEE" w:rsidRPr="00DD5DEE">
        <w:rPr>
          <w:b/>
          <w:bCs/>
          <w:i/>
          <w:iCs/>
        </w:rPr>
        <w:t>tu</w:t>
      </w:r>
      <w:r w:rsidR="00DD5DEE" w:rsidRPr="00DD5DEE">
        <w:rPr>
          <w:i/>
          <w:iCs/>
        </w:rPr>
        <w:t xml:space="preserve">, jeune, </w:t>
      </w:r>
      <w:r w:rsidR="00DD5DEE" w:rsidRPr="00DD5DEE">
        <w:rPr>
          <w:b/>
          <w:bCs/>
          <w:i/>
          <w:iCs/>
        </w:rPr>
        <w:t>me</w:t>
      </w:r>
      <w:r w:rsidR="00DD5DEE" w:rsidRPr="00DD5DEE">
        <w:rPr>
          <w:i/>
          <w:iCs/>
        </w:rPr>
        <w:t>, navire, docteur, fille, ville, équipage, mètre, ingénieur</w:t>
      </w:r>
      <w:r>
        <w:t>…</w:t>
      </w:r>
      <w:commentRangeEnd w:id="401"/>
      <w:r w:rsidR="00BD4B63">
        <w:rPr>
          <w:rStyle w:val="Marquedecommentaire"/>
          <w:sz w:val="24"/>
          <w:szCs w:val="22"/>
        </w:rPr>
        <w:commentReference w:id="401"/>
      </w:r>
    </w:p>
    <w:p w14:paraId="12140AF0" w14:textId="77777777" w:rsidR="002D165B" w:rsidRDefault="002D165B" w:rsidP="00D336E1">
      <w:pPr>
        <w:ind w:firstLine="0"/>
      </w:pPr>
    </w:p>
    <w:p w14:paraId="28EB9EE5" w14:textId="62D17464" w:rsidR="002D165B" w:rsidRDefault="002D165B" w:rsidP="00D336E1">
      <w:pPr>
        <w:ind w:firstLine="0"/>
      </w:pPr>
      <w:r>
        <w:t>Les TF-IDF s’en sortent décidément beaucoup mieux. Le subTF-IDF natif, dont nous avons vu en §5 qu’il avait une tendance aux termes rares, peut être réglé vers les mots thématiques</w:t>
      </w:r>
      <w:r w:rsidR="00BD30C2">
        <w:t xml:space="preserve"> dans sa version paramétrable subTF-IDF</w:t>
      </w:r>
      <w:r w:rsidR="00BD30C2" w:rsidRPr="002F66F8">
        <w:t>α</w:t>
      </w:r>
      <w:r w:rsidR="00BD30C2">
        <w:t>(0.</w:t>
      </w:r>
      <w:r w:rsidR="00DD5DEE">
        <w:t>3</w:t>
      </w:r>
      <w:r w:rsidR="00BD30C2">
        <w:t>)</w:t>
      </w:r>
      <w:r>
        <w:t xml:space="preserve">. </w:t>
      </w:r>
      <w:r w:rsidR="008D534C">
        <w:t>L</w:t>
      </w:r>
      <w:r>
        <w:t>a dispersion dans les documents</w:t>
      </w:r>
      <w:r w:rsidR="00946397">
        <w:t xml:space="preserve"> (</w:t>
      </w:r>
      <w:r w:rsidR="00BD30C2" w:rsidRPr="00BD30C2">
        <w:rPr>
          <w:i/>
          <w:iCs/>
        </w:rPr>
        <w:t>df</w:t>
      </w:r>
      <w:r w:rsidR="00946397">
        <w:t xml:space="preserve">) </w:t>
      </w:r>
      <w:r>
        <w:t>est</w:t>
      </w:r>
      <w:r w:rsidR="008D534C">
        <w:t xml:space="preserve"> décidément</w:t>
      </w:r>
      <w:r>
        <w:t xml:space="preserve"> une information sémantique</w:t>
      </w:r>
      <w:r w:rsidR="00BD30C2">
        <w:t xml:space="preserve"> que ne peu</w:t>
      </w:r>
      <w:ins w:id="404" w:author="Marc Ratcliff" w:date="2026-10-07T11:33:00Z" w16du:dateUtc="2026-10-07T09:33:00Z">
        <w:r w:rsidR="00BD4B63">
          <w:t>ven</w:t>
        </w:r>
      </w:ins>
      <w:r w:rsidR="00BD30C2">
        <w:t>t pas retrouver le</w:t>
      </w:r>
      <w:r w:rsidR="00946397">
        <w:t>s</w:t>
      </w:r>
      <w:r w:rsidR="00BD30C2">
        <w:t xml:space="preserve"> meilleur</w:t>
      </w:r>
      <w:r w:rsidR="00946397">
        <w:t>s</w:t>
      </w:r>
      <w:r w:rsidR="00BD30C2">
        <w:t xml:space="preserve"> test</w:t>
      </w:r>
      <w:r w:rsidR="00946397">
        <w:t>s</w:t>
      </w:r>
      <w:r w:rsidR="00BD30C2">
        <w:t xml:space="preserve"> s</w:t>
      </w:r>
      <w:r w:rsidR="00DD5DEE">
        <w:t>t</w:t>
      </w:r>
      <w:r w:rsidR="00BD30C2">
        <w:t>atistique</w:t>
      </w:r>
      <w:r w:rsidR="00946397">
        <w:t>s</w:t>
      </w:r>
      <w:r>
        <w:t>.</w:t>
      </w:r>
    </w:p>
    <w:p w14:paraId="5AFD09A5" w14:textId="77777777" w:rsidR="002D165B" w:rsidRDefault="002D165B" w:rsidP="00D336E1">
      <w:pPr>
        <w:ind w:firstLine="0"/>
      </w:pPr>
    </w:p>
    <w:p w14:paraId="3685DD0E" w14:textId="2B85EF5C" w:rsidR="00BD4B63" w:rsidRDefault="00BD4B63" w:rsidP="00D336E1">
      <w:pPr>
        <w:ind w:firstLine="0"/>
        <w:rPr>
          <w:ins w:id="405" w:author="Marc Ratcliff" w:date="2026-10-07T11:38:00Z" w16du:dateUtc="2026-10-07T09:38:00Z"/>
        </w:rPr>
      </w:pPr>
      <w:ins w:id="406" w:author="Marc Ratcliff" w:date="2026-10-07T11:38:00Z" w16du:dateUtc="2026-10-07T09:38:00Z">
        <w:r>
          <w:t xml:space="preserve">Les </w:t>
        </w:r>
      </w:ins>
      <w:ins w:id="407" w:author="Marc Ratcliff" w:date="2026-10-07T11:39:00Z" w16du:dateUtc="2026-10-07T09:39:00Z">
        <w:r w:rsidRPr="00BD30C2">
          <w:rPr>
            <w:i/>
            <w:iCs/>
          </w:rPr>
          <w:t>Rougon-Macquart</w:t>
        </w:r>
      </w:ins>
    </w:p>
    <w:p w14:paraId="72AD4849" w14:textId="39922442" w:rsidR="00BD30C2" w:rsidRDefault="00BD30C2" w:rsidP="00D336E1">
      <w:pPr>
        <w:ind w:firstLine="0"/>
      </w:pPr>
      <w:r>
        <w:t xml:space="preserve">Considérons maintenant </w:t>
      </w:r>
      <w:r w:rsidRPr="00BD30C2">
        <w:rPr>
          <w:i/>
          <w:iCs/>
        </w:rPr>
        <w:t>Les Rougon-Macquart</w:t>
      </w:r>
      <w:r>
        <w:t xml:space="preserve">, sans les mots grammaticaux, pour </w:t>
      </w:r>
      <w:r w:rsidR="00A82C70">
        <w:t xml:space="preserve">rendre justice à TXM. </w:t>
      </w:r>
      <w:r w:rsidR="00DD5DEE">
        <w:t xml:space="preserve">Chaque roman de Zola y a une thématique forte, les deux plus gros sont : </w:t>
      </w:r>
      <w:r w:rsidR="00DD5DEE" w:rsidRPr="00DD5DEE">
        <w:rPr>
          <w:i/>
          <w:iCs/>
        </w:rPr>
        <w:t>La Débâcle</w:t>
      </w:r>
      <w:r w:rsidR="00DD5DEE">
        <w:t xml:space="preserve">, qui raconte la défaite de 1870 et la Commune, aucun autre roman n’a la guerre comme thème central ; et </w:t>
      </w:r>
      <w:r w:rsidR="00DD5DEE" w:rsidRPr="00DD5DEE">
        <w:rPr>
          <w:i/>
          <w:iCs/>
        </w:rPr>
        <w:t>Germinal</w:t>
      </w:r>
      <w:r w:rsidR="00DD5DEE">
        <w:t>, qui se passe dans les mines du Nord-Pas-de-Calais.</w:t>
      </w:r>
    </w:p>
    <w:p w14:paraId="05B9F39B" w14:textId="77777777" w:rsidR="0027034C" w:rsidRDefault="0027034C" w:rsidP="00D336E1">
      <w:pPr>
        <w:ind w:firstLine="0"/>
      </w:pPr>
    </w:p>
    <w:p w14:paraId="344F86ED" w14:textId="7A2348C1" w:rsidR="0027034C" w:rsidRDefault="0027034C" w:rsidP="00BD4B63">
      <w:pPr>
        <w:ind w:left="567" w:hanging="567"/>
        <w:pPrChange w:id="408" w:author="Marc Ratcliff" w:date="2026-10-07T11:34:00Z" w16du:dateUtc="2026-10-07T09:34:00Z">
          <w:pPr>
            <w:ind w:firstLine="0"/>
          </w:pPr>
        </w:pPrChange>
      </w:pPr>
      <w:r>
        <w:t xml:space="preserve">TXM : </w:t>
      </w:r>
      <w:r w:rsidRPr="00A82C70">
        <w:rPr>
          <w:i/>
          <w:iCs/>
        </w:rPr>
        <w:t xml:space="preserve">madame, abbé, prêtre, docteur, curé, </w:t>
      </w:r>
      <w:r w:rsidRPr="002403E9">
        <w:rPr>
          <w:b/>
          <w:bCs/>
          <w:i/>
          <w:iCs/>
        </w:rPr>
        <w:t>franc</w:t>
      </w:r>
      <w:r w:rsidRPr="00A82C70">
        <w:rPr>
          <w:i/>
          <w:iCs/>
        </w:rPr>
        <w:t xml:space="preserve">, jardin, mère, chambre, </w:t>
      </w:r>
      <w:r w:rsidRPr="00A82C70">
        <w:rPr>
          <w:b/>
          <w:bCs/>
          <w:i/>
          <w:iCs/>
        </w:rPr>
        <w:t>fosse</w:t>
      </w:r>
      <w:r w:rsidRPr="00A82C70">
        <w:rPr>
          <w:i/>
          <w:iCs/>
        </w:rPr>
        <w:t xml:space="preserve">, enfant, dame, salon, soldat, père, </w:t>
      </w:r>
      <w:r w:rsidRPr="00A82C70">
        <w:rPr>
          <w:b/>
          <w:bCs/>
          <w:i/>
          <w:iCs/>
        </w:rPr>
        <w:t>dire</w:t>
      </w:r>
      <w:r w:rsidRPr="00A82C70">
        <w:rPr>
          <w:i/>
          <w:iCs/>
        </w:rPr>
        <w:t>, aimer, église, maison, route</w:t>
      </w:r>
      <w:r>
        <w:t>…</w:t>
      </w:r>
    </w:p>
    <w:p w14:paraId="3C4E21E4" w14:textId="00A3B144" w:rsidR="0027034C" w:rsidRDefault="0027034C" w:rsidP="00BD4B63">
      <w:pPr>
        <w:ind w:left="567" w:hanging="567"/>
        <w:pPrChange w:id="409" w:author="Marc Ratcliff" w:date="2026-10-07T11:34:00Z" w16du:dateUtc="2026-10-07T09:34:00Z">
          <w:pPr>
            <w:ind w:firstLine="0"/>
          </w:pPr>
        </w:pPrChange>
      </w:pPr>
      <w:r>
        <w:t>G</w:t>
      </w:r>
      <w:r w:rsidRPr="00EE3C85">
        <w:t>²</w:t>
      </w:r>
      <w:r>
        <w:t> :</w:t>
      </w:r>
      <w:r w:rsidRPr="0027034C">
        <w:t xml:space="preserve"> </w:t>
      </w:r>
      <w:r w:rsidRPr="00A82C70">
        <w:rPr>
          <w:i/>
          <w:iCs/>
        </w:rPr>
        <w:t xml:space="preserve">madame, abbé, prêtre, </w:t>
      </w:r>
      <w:r w:rsidRPr="00A82C70">
        <w:rPr>
          <w:b/>
          <w:bCs/>
          <w:i/>
          <w:iCs/>
        </w:rPr>
        <w:t>dire</w:t>
      </w:r>
      <w:r w:rsidRPr="00A82C70">
        <w:rPr>
          <w:i/>
          <w:iCs/>
        </w:rPr>
        <w:t xml:space="preserve">, docteur, </w:t>
      </w:r>
      <w:r w:rsidRPr="002403E9">
        <w:rPr>
          <w:b/>
          <w:bCs/>
          <w:i/>
          <w:iCs/>
        </w:rPr>
        <w:t>franc</w:t>
      </w:r>
      <w:r w:rsidRPr="00A82C70">
        <w:rPr>
          <w:i/>
          <w:iCs/>
        </w:rPr>
        <w:t xml:space="preserve">, curé, femme, enfant, jardin, mère, chambre, </w:t>
      </w:r>
      <w:r w:rsidRPr="00A82C70">
        <w:rPr>
          <w:b/>
          <w:bCs/>
          <w:i/>
          <w:iCs/>
        </w:rPr>
        <w:t>fosse</w:t>
      </w:r>
      <w:r w:rsidRPr="00A82C70">
        <w:rPr>
          <w:i/>
          <w:iCs/>
        </w:rPr>
        <w:t xml:space="preserve">, </w:t>
      </w:r>
      <w:r w:rsidRPr="002403E9">
        <w:rPr>
          <w:i/>
          <w:iCs/>
        </w:rPr>
        <w:t>soldat</w:t>
      </w:r>
      <w:r w:rsidRPr="00A82C70">
        <w:rPr>
          <w:i/>
          <w:iCs/>
        </w:rPr>
        <w:t>, fille, dame, salon, jeune, père, maison</w:t>
      </w:r>
      <w:r>
        <w:t>…</w:t>
      </w:r>
    </w:p>
    <w:p w14:paraId="2EF7D116" w14:textId="02252F28" w:rsidR="00F47C92" w:rsidRPr="00F47C92" w:rsidRDefault="00F47C92" w:rsidP="00BD4B63">
      <w:pPr>
        <w:ind w:left="567" w:hanging="567"/>
        <w:pPrChange w:id="410" w:author="Marc Ratcliff" w:date="2026-10-07T11:34:00Z" w16du:dateUtc="2026-10-07T09:34:00Z">
          <w:pPr>
            <w:ind w:firstLine="0"/>
          </w:pPr>
        </w:pPrChange>
      </w:pPr>
      <w:r>
        <w:t>TF-IDF</w:t>
      </w:r>
      <w:r w:rsidRPr="002F66F8">
        <w:t>α</w:t>
      </w:r>
      <w:r>
        <w:t xml:space="preserve">(0.57) : </w:t>
      </w:r>
      <w:r w:rsidRPr="00F47C92">
        <w:rPr>
          <w:i/>
          <w:iCs/>
        </w:rPr>
        <w:t xml:space="preserve">madame, abbé, </w:t>
      </w:r>
      <w:r w:rsidRPr="00F47C92">
        <w:rPr>
          <w:b/>
          <w:bCs/>
          <w:i/>
          <w:iCs/>
        </w:rPr>
        <w:t>franc</w:t>
      </w:r>
      <w:r w:rsidRPr="00F47C92">
        <w:rPr>
          <w:i/>
          <w:iCs/>
        </w:rPr>
        <w:t>, docteur, prêtre, salon, père, chambre, femme, maison, mère, dame, mari, curé, argent, jardin, lit, maman, camarade, église</w:t>
      </w:r>
      <w:r>
        <w:t>…</w:t>
      </w:r>
    </w:p>
    <w:p w14:paraId="72463F9F" w14:textId="4652C2B8" w:rsidR="0027034C" w:rsidRDefault="0027034C" w:rsidP="00BD4B63">
      <w:pPr>
        <w:ind w:left="567" w:hanging="567"/>
        <w:pPrChange w:id="411" w:author="Marc Ratcliff" w:date="2026-10-07T11:34:00Z" w16du:dateUtc="2026-10-07T09:34:00Z">
          <w:pPr>
            <w:ind w:firstLine="0"/>
          </w:pPr>
        </w:pPrChange>
      </w:pPr>
      <w:r>
        <w:t xml:space="preserve">TF-IDF : </w:t>
      </w:r>
      <w:r w:rsidRPr="00A82C70">
        <w:rPr>
          <w:i/>
          <w:iCs/>
        </w:rPr>
        <w:t xml:space="preserve">madame, abbé, docteur, prêtre, salon, </w:t>
      </w:r>
      <w:r w:rsidRPr="002403E9">
        <w:rPr>
          <w:b/>
          <w:bCs/>
          <w:i/>
          <w:iCs/>
        </w:rPr>
        <w:t>franc</w:t>
      </w:r>
      <w:r w:rsidRPr="00A82C70">
        <w:rPr>
          <w:i/>
          <w:iCs/>
        </w:rPr>
        <w:t xml:space="preserve">, curé, </w:t>
      </w:r>
      <w:r w:rsidRPr="00A82C70">
        <w:rPr>
          <w:b/>
          <w:bCs/>
          <w:i/>
          <w:iCs/>
        </w:rPr>
        <w:t>fosse</w:t>
      </w:r>
      <w:r w:rsidRPr="00A82C70">
        <w:rPr>
          <w:i/>
          <w:iCs/>
        </w:rPr>
        <w:t xml:space="preserve">, soldat, maman, oncle, comte, </w:t>
      </w:r>
      <w:r w:rsidRPr="00A82C70">
        <w:rPr>
          <w:b/>
          <w:bCs/>
          <w:i/>
          <w:iCs/>
        </w:rPr>
        <w:t>coron</w:t>
      </w:r>
      <w:r w:rsidRPr="00A82C70">
        <w:rPr>
          <w:i/>
          <w:iCs/>
        </w:rPr>
        <w:t xml:space="preserve">, </w:t>
      </w:r>
      <w:r w:rsidRPr="00A82C70">
        <w:rPr>
          <w:b/>
          <w:bCs/>
          <w:i/>
          <w:iCs/>
        </w:rPr>
        <w:t>mineur</w:t>
      </w:r>
      <w:r w:rsidRPr="00A82C70">
        <w:rPr>
          <w:i/>
          <w:iCs/>
        </w:rPr>
        <w:t>, empereur, boutique, magasin, cousin, comptoir, quartier, président</w:t>
      </w:r>
      <w:r>
        <w:t>…</w:t>
      </w:r>
    </w:p>
    <w:p w14:paraId="63AEB057" w14:textId="0509597D" w:rsidR="00CF51A0" w:rsidRDefault="00CF51A0" w:rsidP="00BD4B63">
      <w:pPr>
        <w:ind w:left="567" w:hanging="567"/>
        <w:pPrChange w:id="412" w:author="Marc Ratcliff" w:date="2026-10-07T11:34:00Z" w16du:dateUtc="2026-10-07T09:34:00Z">
          <w:pPr>
            <w:ind w:firstLine="0"/>
          </w:pPr>
        </w:pPrChange>
      </w:pPr>
      <w:r>
        <w:t>subTF-IDF</w:t>
      </w:r>
      <w:r w:rsidRPr="002F66F8">
        <w:t>α</w:t>
      </w:r>
      <w:r>
        <w:t>(0</w:t>
      </w:r>
      <w:r w:rsidR="00F47C92">
        <w:t>.2</w:t>
      </w:r>
      <w:r>
        <w:t xml:space="preserve">) : </w:t>
      </w:r>
      <w:r w:rsidR="00F47C92" w:rsidRPr="00F47C92">
        <w:rPr>
          <w:i/>
          <w:iCs/>
        </w:rPr>
        <w:t xml:space="preserve">madame, abbé, </w:t>
      </w:r>
      <w:r w:rsidR="00F47C92" w:rsidRPr="00F47C92">
        <w:rPr>
          <w:b/>
          <w:bCs/>
          <w:i/>
          <w:iCs/>
        </w:rPr>
        <w:t>franc</w:t>
      </w:r>
      <w:r w:rsidR="00F47C92" w:rsidRPr="00F47C92">
        <w:rPr>
          <w:i/>
          <w:iCs/>
        </w:rPr>
        <w:t xml:space="preserve">, père, chambre, docteur, prêtre, salon, mère, maison, dame, mari, jardin, lit, </w:t>
      </w:r>
      <w:r w:rsidR="00F47C92" w:rsidRPr="00022B14">
        <w:rPr>
          <w:b/>
          <w:bCs/>
          <w:i/>
          <w:iCs/>
        </w:rPr>
        <w:t>argent</w:t>
      </w:r>
      <w:r w:rsidR="00F47C92" w:rsidRPr="00F47C92">
        <w:rPr>
          <w:i/>
          <w:iCs/>
        </w:rPr>
        <w:t xml:space="preserve">, table, route, </w:t>
      </w:r>
      <w:r w:rsidR="00F47C92" w:rsidRPr="00F47C92">
        <w:rPr>
          <w:b/>
          <w:bCs/>
          <w:i/>
          <w:iCs/>
        </w:rPr>
        <w:t>sou</w:t>
      </w:r>
      <w:r w:rsidR="00F47C92" w:rsidRPr="00F47C92">
        <w:rPr>
          <w:i/>
          <w:iCs/>
        </w:rPr>
        <w:t>, curé, église</w:t>
      </w:r>
      <w:r w:rsidR="00F47C92">
        <w:t>…</w:t>
      </w:r>
    </w:p>
    <w:p w14:paraId="6080DFBE" w14:textId="387A38F6" w:rsidR="00A82C70" w:rsidRDefault="00A82C70" w:rsidP="00BD4B63">
      <w:pPr>
        <w:ind w:left="567" w:hanging="567"/>
        <w:pPrChange w:id="413" w:author="Marc Ratcliff" w:date="2026-10-07T11:34:00Z" w16du:dateUtc="2026-10-07T09:34:00Z">
          <w:pPr>
            <w:ind w:firstLine="0"/>
          </w:pPr>
        </w:pPrChange>
      </w:pPr>
      <w:r>
        <w:t>subTF-IDF</w:t>
      </w:r>
      <w:r w:rsidRPr="002F66F8">
        <w:t>α</w:t>
      </w:r>
      <w:r>
        <w:t xml:space="preserve">(0.3) : </w:t>
      </w:r>
      <w:r w:rsidRPr="00A82C70">
        <w:rPr>
          <w:i/>
          <w:iCs/>
        </w:rPr>
        <w:t xml:space="preserve">madame, abbé, docteur, prêtre, salon, </w:t>
      </w:r>
      <w:r w:rsidRPr="002403E9">
        <w:rPr>
          <w:b/>
          <w:bCs/>
          <w:i/>
          <w:iCs/>
        </w:rPr>
        <w:t>franc</w:t>
      </w:r>
      <w:r w:rsidRPr="00A82C70">
        <w:rPr>
          <w:i/>
          <w:iCs/>
        </w:rPr>
        <w:t xml:space="preserve">, curé, jardin, maman, </w:t>
      </w:r>
      <w:r w:rsidRPr="00A82C70">
        <w:rPr>
          <w:b/>
          <w:bCs/>
          <w:i/>
          <w:iCs/>
        </w:rPr>
        <w:t>fosse</w:t>
      </w:r>
      <w:r w:rsidRPr="00A82C70">
        <w:rPr>
          <w:i/>
          <w:iCs/>
        </w:rPr>
        <w:t>, église, oncle, soldat, camarade, route, dame, père, ouvrier, mari, frère</w:t>
      </w:r>
      <w:r>
        <w:t>…</w:t>
      </w:r>
    </w:p>
    <w:p w14:paraId="70CE0F33" w14:textId="77777777" w:rsidR="00DD5DEE" w:rsidRDefault="00DD5DEE" w:rsidP="00BD4B63">
      <w:pPr>
        <w:ind w:left="567" w:hanging="567"/>
        <w:pPrChange w:id="414" w:author="Marc Ratcliff" w:date="2026-10-07T11:34:00Z" w16du:dateUtc="2026-10-07T09:34:00Z">
          <w:pPr>
            <w:ind w:firstLine="0"/>
          </w:pPr>
        </w:pPrChange>
      </w:pPr>
      <w:r>
        <w:t xml:space="preserve">subTF-IDF : </w:t>
      </w:r>
      <w:r w:rsidRPr="00A82C70">
        <w:rPr>
          <w:i/>
          <w:iCs/>
        </w:rPr>
        <w:t xml:space="preserve">abbé, </w:t>
      </w:r>
      <w:r w:rsidRPr="00A82C70">
        <w:rPr>
          <w:b/>
          <w:bCs/>
          <w:i/>
          <w:iCs/>
        </w:rPr>
        <w:t>coron</w:t>
      </w:r>
      <w:r w:rsidRPr="00A82C70">
        <w:rPr>
          <w:i/>
          <w:iCs/>
        </w:rPr>
        <w:t xml:space="preserve">, </w:t>
      </w:r>
      <w:r w:rsidRPr="00DD5DEE">
        <w:rPr>
          <w:b/>
          <w:bCs/>
          <w:i/>
          <w:iCs/>
        </w:rPr>
        <w:t>mineur</w:t>
      </w:r>
      <w:r w:rsidRPr="00A82C70">
        <w:rPr>
          <w:i/>
          <w:iCs/>
        </w:rPr>
        <w:t xml:space="preserve">, </w:t>
      </w:r>
      <w:r w:rsidRPr="00A82C70">
        <w:rPr>
          <w:b/>
          <w:bCs/>
          <w:i/>
          <w:iCs/>
        </w:rPr>
        <w:t>fosse</w:t>
      </w:r>
      <w:r w:rsidRPr="00A82C70">
        <w:rPr>
          <w:i/>
          <w:iCs/>
        </w:rPr>
        <w:t xml:space="preserve">, curé, docteur, prêtre, </w:t>
      </w:r>
      <w:r w:rsidRPr="00A82C70">
        <w:rPr>
          <w:b/>
          <w:bCs/>
          <w:i/>
          <w:iCs/>
        </w:rPr>
        <w:t>grève</w:t>
      </w:r>
      <w:r w:rsidRPr="00A82C70">
        <w:rPr>
          <w:i/>
          <w:iCs/>
        </w:rPr>
        <w:t xml:space="preserve">, colonel, comte, autel, </w:t>
      </w:r>
      <w:r w:rsidRPr="002403E9">
        <w:rPr>
          <w:b/>
          <w:bCs/>
          <w:i/>
          <w:iCs/>
        </w:rPr>
        <w:t>berline</w:t>
      </w:r>
      <w:r w:rsidRPr="00A82C70">
        <w:rPr>
          <w:i/>
          <w:iCs/>
        </w:rPr>
        <w:t xml:space="preserve">, </w:t>
      </w:r>
      <w:r w:rsidRPr="002403E9">
        <w:rPr>
          <w:b/>
          <w:bCs/>
          <w:i/>
          <w:iCs/>
        </w:rPr>
        <w:t>porion</w:t>
      </w:r>
      <w:r w:rsidRPr="00A82C70">
        <w:rPr>
          <w:i/>
          <w:iCs/>
        </w:rPr>
        <w:t>, vendeur, piano, sous-préfecture, obus, président, baron, peintre</w:t>
      </w:r>
    </w:p>
    <w:p w14:paraId="75DDD579" w14:textId="77777777" w:rsidR="00A82C70" w:rsidRDefault="00A82C70" w:rsidP="00D336E1">
      <w:pPr>
        <w:ind w:firstLine="0"/>
      </w:pPr>
    </w:p>
    <w:p w14:paraId="4ED624EB" w14:textId="3C3CEAA8" w:rsidR="00A82C70" w:rsidRDefault="00DD5DEE" w:rsidP="00D336E1">
      <w:pPr>
        <w:ind w:firstLine="0"/>
      </w:pPr>
      <w:r>
        <w:t xml:space="preserve">TXM </w:t>
      </w:r>
      <w:r w:rsidR="00F47C92">
        <w:t>et</w:t>
      </w:r>
      <w:r>
        <w:t xml:space="preserve"> G</w:t>
      </w:r>
      <w:r w:rsidRPr="00EE3C85">
        <w:t>²</w:t>
      </w:r>
      <w:r>
        <w:t xml:space="preserve"> laisse</w:t>
      </w:r>
      <w:r w:rsidR="00F47C92">
        <w:t>nt</w:t>
      </w:r>
      <w:r>
        <w:t xml:space="preserve"> passer des mots qui ne sont pas thématique</w:t>
      </w:r>
      <w:r w:rsidR="00CF51A0">
        <w:t>s (</w:t>
      </w:r>
      <w:r w:rsidR="00CF51A0" w:rsidRPr="00CF51A0">
        <w:rPr>
          <w:i/>
          <w:iCs/>
        </w:rPr>
        <w:t>dire</w:t>
      </w:r>
      <w:r w:rsidR="00CF51A0">
        <w:t xml:space="preserve">). </w:t>
      </w:r>
      <w:r w:rsidR="002403E9">
        <w:t xml:space="preserve">SubTF-IDF s’enfonce trop rapidement dans la spécificité, si bien qu’il déprécie le </w:t>
      </w:r>
      <w:r w:rsidR="002403E9" w:rsidRPr="002403E9">
        <w:rPr>
          <w:i/>
          <w:iCs/>
        </w:rPr>
        <w:t>franc</w:t>
      </w:r>
      <w:r w:rsidR="002403E9">
        <w:t xml:space="preserve">, et relève </w:t>
      </w:r>
      <w:r w:rsidR="00F47C92">
        <w:t>plus de</w:t>
      </w:r>
      <w:r w:rsidR="002403E9">
        <w:t xml:space="preserve"> mots de </w:t>
      </w:r>
      <w:r w:rsidR="002403E9" w:rsidRPr="002403E9">
        <w:rPr>
          <w:i/>
          <w:iCs/>
        </w:rPr>
        <w:t>Germinal</w:t>
      </w:r>
      <w:r w:rsidR="002403E9">
        <w:t xml:space="preserve"> </w:t>
      </w:r>
      <w:r w:rsidR="00CF51A0">
        <w:t xml:space="preserve">et de </w:t>
      </w:r>
      <w:r w:rsidR="00CF51A0" w:rsidRPr="00CF51A0">
        <w:rPr>
          <w:i/>
          <w:iCs/>
        </w:rPr>
        <w:t>La Débâcle</w:t>
      </w:r>
      <w:r w:rsidR="00CF51A0">
        <w:t xml:space="preserve"> qu</w:t>
      </w:r>
      <w:r w:rsidR="00F47C92">
        <w:t>e</w:t>
      </w:r>
      <w:r w:rsidR="00CF51A0">
        <w:t xml:space="preserve"> </w:t>
      </w:r>
      <w:r w:rsidR="00F47C92">
        <w:t>l</w:t>
      </w:r>
      <w:r w:rsidR="00CF51A0">
        <w:t>es autres listes.</w:t>
      </w:r>
      <w:r w:rsidR="00F47C92">
        <w:t xml:space="preserve"> Avec TF-IDF</w:t>
      </w:r>
      <w:r w:rsidR="00F47C92" w:rsidRPr="002F66F8">
        <w:t>α</w:t>
      </w:r>
      <w:r w:rsidR="00F47C92">
        <w:t>(0.57) et subTF-IDF</w:t>
      </w:r>
      <w:r w:rsidR="00F47C92" w:rsidRPr="002F66F8">
        <w:t>α</w:t>
      </w:r>
      <w:r w:rsidR="00F47C92">
        <w:t>(0.2), o</w:t>
      </w:r>
      <w:r w:rsidR="00CF51A0">
        <w:t>n voit</w:t>
      </w:r>
      <w:r w:rsidR="00F47C92">
        <w:t xml:space="preserve"> </w:t>
      </w:r>
      <w:r w:rsidR="00CF51A0">
        <w:t xml:space="preserve">l’intérêt </w:t>
      </w:r>
      <w:r w:rsidR="00F47C92">
        <w:t xml:space="preserve">d’une formule réglable pour ajuster la généralité des listes </w:t>
      </w:r>
      <w:r w:rsidR="008604CE">
        <w:t>au</w:t>
      </w:r>
      <w:r w:rsidR="00F47C92">
        <w:t xml:space="preserve"> corpus.</w:t>
      </w:r>
      <w:r w:rsidR="00E45754">
        <w:t xml:space="preserve"> </w:t>
      </w:r>
      <w:r w:rsidR="00022B14">
        <w:t>Cela confirme que</w:t>
      </w:r>
      <w:r w:rsidR="00E45754">
        <w:t xml:space="preserve"> </w:t>
      </w:r>
      <w:r w:rsidR="00022B14">
        <w:t xml:space="preserve">la religion ne se cantonne pas à un roman comme </w:t>
      </w:r>
      <w:r w:rsidR="00022B14" w:rsidRPr="00022B14">
        <w:rPr>
          <w:i/>
          <w:iCs/>
        </w:rPr>
        <w:t>L’abbé Mouret</w:t>
      </w:r>
      <w:r w:rsidR="00022B14">
        <w:t xml:space="preserve">, </w:t>
      </w:r>
      <w:r w:rsidR="004230C0">
        <w:t xml:space="preserve">mais que l’opposition entre le </w:t>
      </w:r>
      <w:r w:rsidR="004230C0" w:rsidRPr="004230C0">
        <w:rPr>
          <w:i/>
          <w:iCs/>
        </w:rPr>
        <w:t>prêtre</w:t>
      </w:r>
      <w:r w:rsidR="004230C0">
        <w:t xml:space="preserve"> et le </w:t>
      </w:r>
      <w:r w:rsidR="004230C0" w:rsidRPr="004230C0">
        <w:rPr>
          <w:i/>
          <w:iCs/>
        </w:rPr>
        <w:t>docteur</w:t>
      </w:r>
      <w:r w:rsidR="004230C0">
        <w:t xml:space="preserve"> traverse </w:t>
      </w:r>
      <w:r w:rsidR="00022B14">
        <w:t>de nombreux chapitres</w:t>
      </w:r>
      <w:r w:rsidR="004230C0">
        <w:t xml:space="preserve"> de l’œuvre</w:t>
      </w:r>
      <w:r w:rsidR="00381FDF">
        <w:t>.</w:t>
      </w:r>
    </w:p>
    <w:p w14:paraId="67CF2C9C" w14:textId="77777777" w:rsidR="002403E9" w:rsidRDefault="002403E9" w:rsidP="00D336E1">
      <w:pPr>
        <w:ind w:firstLine="0"/>
      </w:pPr>
    </w:p>
    <w:p w14:paraId="1AA8280A" w14:textId="2CE210E3" w:rsidR="00BD4B63" w:rsidRDefault="00BD4B63" w:rsidP="00D336E1">
      <w:pPr>
        <w:ind w:firstLine="0"/>
        <w:rPr>
          <w:ins w:id="415" w:author="Marc Ratcliff" w:date="2026-10-07T11:39:00Z" w16du:dateUtc="2026-10-07T09:39:00Z"/>
        </w:rPr>
      </w:pPr>
      <w:ins w:id="416" w:author="Marc Ratcliff" w:date="2026-10-07T11:39:00Z" w16du:dateUtc="2026-10-07T09:39:00Z">
        <w:r>
          <w:t>Le sous-corpus Balzac</w:t>
        </w:r>
      </w:ins>
    </w:p>
    <w:p w14:paraId="03C85B5F" w14:textId="2B91FD1E" w:rsidR="002403E9" w:rsidRDefault="002403E9" w:rsidP="00D336E1">
      <w:pPr>
        <w:ind w:firstLine="0"/>
      </w:pPr>
      <w:r>
        <w:t xml:space="preserve">Balzac, dans l’édition reprise, </w:t>
      </w:r>
      <w:r w:rsidR="00022B14">
        <w:t>se divise en 311</w:t>
      </w:r>
      <w:r>
        <w:t xml:space="preserve"> chapitres</w:t>
      </w:r>
      <w:r w:rsidR="00022B14">
        <w:t xml:space="preserve"> de taille très différentes, moins que Zola pour deux fois plus de mots, mais l’unité de thème nous montre la grande affaire de </w:t>
      </w:r>
      <w:r w:rsidR="005F2688" w:rsidRPr="005F2688">
        <w:rPr>
          <w:i/>
          <w:iCs/>
        </w:rPr>
        <w:t>La comédie humaine</w:t>
      </w:r>
      <w:r w:rsidR="00022B14">
        <w:t> : l’argent et le mariage, inextricablement liés dans la société bourgeoise de l’époque.</w:t>
      </w:r>
    </w:p>
    <w:p w14:paraId="621692AB" w14:textId="77777777" w:rsidR="002403E9" w:rsidRDefault="002403E9" w:rsidP="00D336E1">
      <w:pPr>
        <w:ind w:firstLine="0"/>
      </w:pPr>
    </w:p>
    <w:p w14:paraId="4C72E5B5" w14:textId="42D33E3E" w:rsidR="002403E9" w:rsidRDefault="002403E9" w:rsidP="00D336E1">
      <w:pPr>
        <w:ind w:firstLine="0"/>
      </w:pPr>
      <w:r>
        <w:t xml:space="preserve">TXM : </w:t>
      </w:r>
      <w:r w:rsidRPr="00CF51A0">
        <w:rPr>
          <w:i/>
          <w:iCs/>
        </w:rPr>
        <w:t xml:space="preserve">femme, mari, amour, madame, mère, comte, </w:t>
      </w:r>
      <w:r w:rsidRPr="00CF51A0">
        <w:rPr>
          <w:b/>
          <w:bCs/>
          <w:i/>
          <w:iCs/>
        </w:rPr>
        <w:t>franc</w:t>
      </w:r>
      <w:r w:rsidRPr="00CF51A0">
        <w:rPr>
          <w:i/>
          <w:iCs/>
        </w:rPr>
        <w:t xml:space="preserve">, </w:t>
      </w:r>
      <w:r w:rsidRPr="00CF51A0">
        <w:rPr>
          <w:b/>
          <w:bCs/>
          <w:i/>
          <w:iCs/>
        </w:rPr>
        <w:t>dire</w:t>
      </w:r>
      <w:r w:rsidRPr="00CF51A0">
        <w:rPr>
          <w:i/>
          <w:iCs/>
        </w:rPr>
        <w:t>, jeune, fille, conjugal, père, aimer, homme, vie, enfant, marquis, fils, mariage, bonheur</w:t>
      </w:r>
      <w:r w:rsidR="00CF51A0">
        <w:t>…</w:t>
      </w:r>
    </w:p>
    <w:p w14:paraId="06691A8E" w14:textId="160CFDA8" w:rsidR="00CF51A0" w:rsidRDefault="00CF51A0" w:rsidP="00D336E1">
      <w:pPr>
        <w:ind w:firstLine="0"/>
      </w:pPr>
      <w:r>
        <w:t>G</w:t>
      </w:r>
      <w:r w:rsidRPr="00EE3C85">
        <w:t>²</w:t>
      </w:r>
      <w:r>
        <w:t xml:space="preserve"> : </w:t>
      </w:r>
      <w:r w:rsidRPr="00022B14">
        <w:rPr>
          <w:i/>
          <w:iCs/>
        </w:rPr>
        <w:t xml:space="preserve">femme, </w:t>
      </w:r>
      <w:r w:rsidRPr="00022B14">
        <w:rPr>
          <w:b/>
          <w:bCs/>
          <w:i/>
          <w:iCs/>
        </w:rPr>
        <w:t>dire</w:t>
      </w:r>
      <w:r w:rsidRPr="00022B14">
        <w:rPr>
          <w:i/>
          <w:iCs/>
        </w:rPr>
        <w:t xml:space="preserve">, madame, comte, </w:t>
      </w:r>
      <w:r w:rsidRPr="00022B14">
        <w:rPr>
          <w:b/>
          <w:bCs/>
          <w:i/>
          <w:iCs/>
        </w:rPr>
        <w:t>franc</w:t>
      </w:r>
      <w:r w:rsidRPr="00022B14">
        <w:rPr>
          <w:i/>
          <w:iCs/>
        </w:rPr>
        <w:t>, amour, mère, mari, fille, père, jeune, mademoiselle, marquis, homme, fils, aimer, baron, enfant, vie, âme</w:t>
      </w:r>
      <w:r>
        <w:t>…</w:t>
      </w:r>
    </w:p>
    <w:p w14:paraId="7F28215B" w14:textId="561BDFE4" w:rsidR="00CF51A0" w:rsidRDefault="00CF51A0" w:rsidP="00D336E1">
      <w:pPr>
        <w:ind w:firstLine="0"/>
      </w:pPr>
      <w:r>
        <w:t xml:space="preserve">TF-IDF : </w:t>
      </w:r>
      <w:r w:rsidRPr="008D534C">
        <w:rPr>
          <w:b/>
          <w:bCs/>
          <w:i/>
          <w:iCs/>
        </w:rPr>
        <w:t>franc</w:t>
      </w:r>
      <w:r w:rsidRPr="00022B14">
        <w:rPr>
          <w:i/>
          <w:iCs/>
        </w:rPr>
        <w:t>, madame, comte, mademoiselle, amour, marquis, père, reprendre, mère, abbé, fille, vieillard, écrier, fils, affaire, vieux, mari, baron, notaire, maison</w:t>
      </w:r>
      <w:r>
        <w:t>…</w:t>
      </w:r>
    </w:p>
    <w:p w14:paraId="1345E590" w14:textId="7B7EF5FB" w:rsidR="00CF51A0" w:rsidRPr="00022B14" w:rsidRDefault="00CF51A0" w:rsidP="00D336E1">
      <w:pPr>
        <w:ind w:firstLine="0"/>
      </w:pPr>
      <w:r>
        <w:t xml:space="preserve">subTF-IDF(0.3) : </w:t>
      </w:r>
      <w:r w:rsidRPr="00022B14">
        <w:rPr>
          <w:i/>
          <w:iCs/>
        </w:rPr>
        <w:t>franc, madame, comte, amour, père, mère, mademoiselle, mari, reprendre, fille, jeune, femme, écrier, vieux, marquis, fils, âme, maison, vieillard, affaire</w:t>
      </w:r>
      <w:r w:rsidR="00022B14">
        <w:t>…</w:t>
      </w:r>
    </w:p>
    <w:p w14:paraId="19F514CC" w14:textId="77777777" w:rsidR="00022B14" w:rsidRDefault="00022B14" w:rsidP="00D336E1">
      <w:pPr>
        <w:ind w:firstLine="0"/>
      </w:pPr>
    </w:p>
    <w:p w14:paraId="6538E46A" w14:textId="6405A44E" w:rsidR="00BD4B63" w:rsidRDefault="00BD4B63" w:rsidP="00946397">
      <w:pPr>
        <w:ind w:firstLine="0"/>
        <w:rPr>
          <w:ins w:id="417" w:author="Marc Ratcliff" w:date="2026-10-07T11:39:00Z" w16du:dateUtc="2026-10-07T09:39:00Z"/>
        </w:rPr>
      </w:pPr>
      <w:ins w:id="418" w:author="Marc Ratcliff" w:date="2026-10-07T11:39:00Z" w16du:dateUtc="2026-10-07T09:39:00Z">
        <w:r>
          <w:t>Le sous-corpus Dumas</w:t>
        </w:r>
      </w:ins>
    </w:p>
    <w:p w14:paraId="5E7C53AB" w14:textId="268F5EE9" w:rsidR="00946397" w:rsidRDefault="00946397" w:rsidP="00946397">
      <w:pPr>
        <w:ind w:firstLine="0"/>
      </w:pPr>
      <w:r>
        <w:t xml:space="preserve">Le corpus Dumas est environ 4 fois plus gros que </w:t>
      </w:r>
      <w:r w:rsidRPr="00BD30C2">
        <w:rPr>
          <w:i/>
          <w:iCs/>
        </w:rPr>
        <w:t>Les Rougon-Macquart</w:t>
      </w:r>
      <w:r>
        <w:t xml:space="preserve">, un roman ne suffira plus à faire surgir son vocabulaire, d’autant plus que le genre se préoccupe peu de réalisme, le </w:t>
      </w:r>
      <w:r>
        <w:lastRenderedPageBreak/>
        <w:t>vocabulaire est plus homogène sur l’œuvre. Les listes confirmeront ce que nous savions des formules, sans apporter de d’information nouvelle, sinon nous plonger dans les cavalcades, les lettres d’un correspondant mystérieux, et la hiérarchie des titres d’Ancien-Régime.</w:t>
      </w:r>
    </w:p>
    <w:p w14:paraId="62A2BE55" w14:textId="77777777" w:rsidR="00946397" w:rsidRDefault="00946397" w:rsidP="00946397">
      <w:pPr>
        <w:ind w:firstLine="0"/>
      </w:pPr>
    </w:p>
    <w:p w14:paraId="186C9C59" w14:textId="77777777" w:rsidR="00946397" w:rsidRDefault="00946397" w:rsidP="00946397">
      <w:pPr>
        <w:ind w:firstLine="0"/>
      </w:pPr>
      <w:r>
        <w:t xml:space="preserve">TXM : </w:t>
      </w:r>
      <w:r w:rsidRPr="00E45754">
        <w:rPr>
          <w:i/>
          <w:iCs/>
        </w:rPr>
        <w:t xml:space="preserve">roi, </w:t>
      </w:r>
      <w:r w:rsidRPr="002403E9">
        <w:rPr>
          <w:b/>
          <w:bCs/>
          <w:i/>
          <w:iCs/>
        </w:rPr>
        <w:t>dire</w:t>
      </w:r>
      <w:r w:rsidRPr="002403E9">
        <w:rPr>
          <w:i/>
          <w:iCs/>
        </w:rPr>
        <w:t>, madame, comte, jeune, reine, fille, duc, prince, père, cheval, femme, lettre, aimer, enfant, mademoiselle, ami, mère, sire, homme</w:t>
      </w:r>
      <w:r>
        <w:t>…</w:t>
      </w:r>
    </w:p>
    <w:p w14:paraId="19B6B12A" w14:textId="77777777" w:rsidR="00946397" w:rsidRDefault="00946397" w:rsidP="00946397">
      <w:pPr>
        <w:ind w:firstLine="0"/>
      </w:pPr>
      <w:r>
        <w:t>G</w:t>
      </w:r>
      <w:r w:rsidRPr="00EE3C85">
        <w:t>²</w:t>
      </w:r>
      <w:r>
        <w:t xml:space="preserve"> : </w:t>
      </w:r>
      <w:r w:rsidRPr="002403E9">
        <w:rPr>
          <w:b/>
          <w:bCs/>
          <w:i/>
          <w:iCs/>
        </w:rPr>
        <w:t>dire</w:t>
      </w:r>
      <w:r w:rsidRPr="002403E9">
        <w:rPr>
          <w:i/>
          <w:iCs/>
        </w:rPr>
        <w:t xml:space="preserve">, </w:t>
      </w:r>
      <w:r w:rsidRPr="00E45754">
        <w:rPr>
          <w:i/>
          <w:iCs/>
        </w:rPr>
        <w:t>roi,</w:t>
      </w:r>
      <w:r w:rsidRPr="002403E9">
        <w:rPr>
          <w:i/>
          <w:iCs/>
        </w:rPr>
        <w:t xml:space="preserve"> madame, comte, homme, reine, jeune, duc, fille, prince, père, cheval, femme, lettre, aimer, mademoiselle, enfant, sire, mère, monseigneur, cardinal</w:t>
      </w:r>
      <w:r>
        <w:t>…</w:t>
      </w:r>
    </w:p>
    <w:p w14:paraId="10B75FE4" w14:textId="77777777" w:rsidR="00946397" w:rsidRDefault="00946397" w:rsidP="00946397">
      <w:pPr>
        <w:ind w:firstLine="0"/>
      </w:pPr>
      <w:r>
        <w:t xml:space="preserve">TF-IDF : </w:t>
      </w:r>
      <w:r w:rsidRPr="00E45754">
        <w:rPr>
          <w:i/>
          <w:iCs/>
        </w:rPr>
        <w:t xml:space="preserve">roi, </w:t>
      </w:r>
      <w:r w:rsidRPr="002403E9">
        <w:rPr>
          <w:i/>
          <w:iCs/>
        </w:rPr>
        <w:t>madame, comte, reine, duc, prince, sire, mademoiselle, père, fille, monseigneur, cardinal, mère, lettre,</w:t>
      </w:r>
      <w:r w:rsidRPr="00F47C92">
        <w:rPr>
          <w:i/>
          <w:iCs/>
        </w:rPr>
        <w:t xml:space="preserve"> cheval,</w:t>
      </w:r>
      <w:r w:rsidRPr="002403E9">
        <w:rPr>
          <w:i/>
          <w:iCs/>
        </w:rPr>
        <w:t xml:space="preserve"> chevalier, baron, général, capitaine, frère…</w:t>
      </w:r>
    </w:p>
    <w:p w14:paraId="65E67A2E" w14:textId="77777777" w:rsidR="00946397" w:rsidRDefault="00946397" w:rsidP="00946397">
      <w:pPr>
        <w:ind w:firstLine="0"/>
      </w:pPr>
      <w:r>
        <w:t>subTF-IDF</w:t>
      </w:r>
      <w:r w:rsidRPr="002F66F8">
        <w:t>α</w:t>
      </w:r>
      <w:r>
        <w:t xml:space="preserve">(0.3) : </w:t>
      </w:r>
      <w:r w:rsidRPr="00E45754">
        <w:rPr>
          <w:i/>
          <w:iCs/>
        </w:rPr>
        <w:t>roi, madame, comte, fille, père, jeune, reine, femme, cheval, prince, duc, lettre, mademoiselle, mère, aimer, enfant, frère, amour, chambre, sire</w:t>
      </w:r>
      <w:r>
        <w:t>…</w:t>
      </w:r>
    </w:p>
    <w:p w14:paraId="55EA1412" w14:textId="77777777" w:rsidR="00946397" w:rsidRDefault="00946397" w:rsidP="00946397">
      <w:pPr>
        <w:ind w:firstLine="0"/>
      </w:pPr>
      <w:r>
        <w:t xml:space="preserve">subTF-IDF : </w:t>
      </w:r>
      <w:r w:rsidRPr="00CF51A0">
        <w:rPr>
          <w:i/>
          <w:iCs/>
        </w:rPr>
        <w:t>marquis, prince, baron, comte, grand-mère, abbé, tante, docteur, oncle, chanoine, lady, parrain, meunier, sir, duchesse, moine, chevalier, duc, maman, curé</w:t>
      </w:r>
      <w:r>
        <w:t>…</w:t>
      </w:r>
    </w:p>
    <w:p w14:paraId="66441F94" w14:textId="77777777" w:rsidR="00946397" w:rsidRDefault="00946397" w:rsidP="00D336E1">
      <w:pPr>
        <w:ind w:firstLine="0"/>
      </w:pPr>
    </w:p>
    <w:p w14:paraId="04709FFC" w14:textId="4A4A413C" w:rsidR="00BD4B63" w:rsidRDefault="00BD4B63" w:rsidP="00D336E1">
      <w:pPr>
        <w:ind w:firstLine="0"/>
        <w:rPr>
          <w:ins w:id="419" w:author="Marc Ratcliff" w:date="2026-10-07T11:40:00Z" w16du:dateUtc="2026-10-07T09:40:00Z"/>
        </w:rPr>
      </w:pPr>
      <w:ins w:id="420" w:author="Marc Ratcliff" w:date="2026-10-07T11:40:00Z" w16du:dateUtc="2026-10-07T09:40:00Z">
        <w:r>
          <w:t>Le sous-corpus George Sand</w:t>
        </w:r>
      </w:ins>
    </w:p>
    <w:p w14:paraId="1F54A05C" w14:textId="0F748720" w:rsidR="00946397" w:rsidRDefault="00946397" w:rsidP="00D336E1">
      <w:pPr>
        <w:ind w:firstLine="0"/>
      </w:pPr>
      <w:r>
        <w:t xml:space="preserve">George Sand est </w:t>
      </w:r>
      <w:r w:rsidR="00900F70">
        <w:t>plus surprenante</w:t>
      </w:r>
      <w:r w:rsidR="00F52141">
        <w:t>. L</w:t>
      </w:r>
      <w:r w:rsidR="008604CE">
        <w:t xml:space="preserve">a procédure de moyenne </w:t>
      </w:r>
      <w:r w:rsidR="00F52141">
        <w:t xml:space="preserve">entre les mots-clés des chapitres ne dégage aucune thématique. </w:t>
      </w:r>
      <w:r w:rsidR="00900F70">
        <w:t xml:space="preserve">Chaque chapitre, quel que soit le roman, </w:t>
      </w:r>
      <w:r w:rsidR="00076910">
        <w:t xml:space="preserve">a pourtant un thème </w:t>
      </w:r>
      <w:r w:rsidR="009E5A8E">
        <w:t>qui se dégage bien des mots-clés ;</w:t>
      </w:r>
      <w:r w:rsidR="00900F70">
        <w:t xml:space="preserve"> mais le vocabulaire partagé</w:t>
      </w:r>
      <w:r w:rsidR="00A227E9">
        <w:t xml:space="preserve"> entre les chapitres</w:t>
      </w:r>
      <w:r w:rsidR="00900F70">
        <w:t xml:space="preserve"> est faiblement thématique</w:t>
      </w:r>
      <w:r w:rsidR="00A64B7C">
        <w:t>, sinon les titres des personnes. Le thème semble porté par les verbes, cela mériterait une étude stylistique dédiée par une personne plus spécialiste.</w:t>
      </w:r>
    </w:p>
    <w:p w14:paraId="57DE9D2C" w14:textId="77777777" w:rsidR="00946397" w:rsidRDefault="00946397" w:rsidP="00D336E1">
      <w:pPr>
        <w:ind w:firstLine="0"/>
      </w:pPr>
    </w:p>
    <w:p w14:paraId="065CE3C4" w14:textId="745B4F8A" w:rsidR="005F2688" w:rsidRPr="005F2688" w:rsidRDefault="005F2688" w:rsidP="00D336E1">
      <w:pPr>
        <w:ind w:firstLine="0"/>
      </w:pPr>
      <w:r>
        <w:t xml:space="preserve">TXM : </w:t>
      </w:r>
      <w:r w:rsidRPr="00946397">
        <w:rPr>
          <w:b/>
          <w:bCs/>
          <w:i/>
          <w:iCs/>
        </w:rPr>
        <w:t>dire</w:t>
      </w:r>
      <w:r w:rsidRPr="005F2688">
        <w:rPr>
          <w:i/>
          <w:iCs/>
        </w:rPr>
        <w:t xml:space="preserve">, père, marquis, madame, aimer, comte, mère, prince, amour, enfant, femme, fille, mademoiselle, frère, fils, sœur, cheval, lettre, </w:t>
      </w:r>
      <w:r w:rsidRPr="00F52141">
        <w:rPr>
          <w:b/>
          <w:bCs/>
          <w:i/>
          <w:iCs/>
        </w:rPr>
        <w:t>savoir</w:t>
      </w:r>
      <w:r w:rsidRPr="005F2688">
        <w:rPr>
          <w:i/>
          <w:iCs/>
        </w:rPr>
        <w:t>, jeune</w:t>
      </w:r>
      <w:r>
        <w:t>…</w:t>
      </w:r>
    </w:p>
    <w:p w14:paraId="26D6684D" w14:textId="416429A4" w:rsidR="00022B14" w:rsidRDefault="005F2688" w:rsidP="00D336E1">
      <w:pPr>
        <w:ind w:firstLine="0"/>
      </w:pPr>
      <w:r>
        <w:t>G</w:t>
      </w:r>
      <w:r w:rsidRPr="00EE3C85">
        <w:t>²</w:t>
      </w:r>
      <w:r>
        <w:t xml:space="preserve"> : </w:t>
      </w:r>
      <w:r w:rsidRPr="00946397">
        <w:rPr>
          <w:b/>
          <w:bCs/>
          <w:i/>
          <w:iCs/>
        </w:rPr>
        <w:t>dire</w:t>
      </w:r>
      <w:r w:rsidRPr="005F2688">
        <w:rPr>
          <w:i/>
          <w:iCs/>
        </w:rPr>
        <w:t xml:space="preserve">, père, marquis, madame, aimer, comte, mère, prince, amour, enfant, femme, fille, mademoiselle, frère, </w:t>
      </w:r>
      <w:r w:rsidRPr="00F52141">
        <w:rPr>
          <w:b/>
          <w:bCs/>
          <w:i/>
          <w:iCs/>
        </w:rPr>
        <w:t>savoir</w:t>
      </w:r>
      <w:r w:rsidRPr="005F2688">
        <w:rPr>
          <w:i/>
          <w:iCs/>
        </w:rPr>
        <w:t>, fils, sœur, cheval, lettre, jeune</w:t>
      </w:r>
      <w:r>
        <w:t>…</w:t>
      </w:r>
    </w:p>
    <w:p w14:paraId="688190E2" w14:textId="548939A0" w:rsidR="005F2688" w:rsidRDefault="005F2688" w:rsidP="00D336E1">
      <w:pPr>
        <w:ind w:firstLine="0"/>
      </w:pPr>
      <w:r>
        <w:t xml:space="preserve">TF-IDF : </w:t>
      </w:r>
      <w:r w:rsidRPr="000962AA">
        <w:rPr>
          <w:i/>
          <w:iCs/>
        </w:rPr>
        <w:t xml:space="preserve">marquis, madame, comte, prince, mademoiselle, père, mère, baron, oncle, frère, sœur, tante, abbé, cousin, lettre, </w:t>
      </w:r>
      <w:r w:rsidRPr="00216996">
        <w:rPr>
          <w:b/>
          <w:bCs/>
          <w:i/>
          <w:iCs/>
        </w:rPr>
        <w:t>chanter</w:t>
      </w:r>
      <w:r w:rsidRPr="000962AA">
        <w:rPr>
          <w:i/>
          <w:iCs/>
        </w:rPr>
        <w:t xml:space="preserve">, cheval, </w:t>
      </w:r>
      <w:r w:rsidRPr="00216996">
        <w:rPr>
          <w:b/>
          <w:bCs/>
          <w:i/>
          <w:iCs/>
        </w:rPr>
        <w:t>artiste</w:t>
      </w:r>
      <w:r w:rsidRPr="000962AA">
        <w:rPr>
          <w:i/>
          <w:iCs/>
        </w:rPr>
        <w:t>, mariage, château</w:t>
      </w:r>
      <w:r>
        <w:t>…</w:t>
      </w:r>
    </w:p>
    <w:p w14:paraId="5706231C" w14:textId="167A0B06" w:rsidR="005F2688" w:rsidRDefault="005F2688" w:rsidP="00D336E1">
      <w:pPr>
        <w:ind w:firstLine="0"/>
      </w:pPr>
      <w:r>
        <w:t xml:space="preserve">subTF-IDF(0.3) : </w:t>
      </w:r>
      <w:r w:rsidRPr="000962AA">
        <w:rPr>
          <w:i/>
          <w:iCs/>
        </w:rPr>
        <w:t xml:space="preserve">madame, père, mère, marquis, fille, comte, mademoiselle, amour, frère, lettre, fils, prince, femme, sœur, cheval, mariage, château, mari, </w:t>
      </w:r>
      <w:r w:rsidRPr="00216996">
        <w:rPr>
          <w:b/>
          <w:bCs/>
          <w:i/>
          <w:iCs/>
        </w:rPr>
        <w:t>écrire</w:t>
      </w:r>
      <w:r w:rsidRPr="000962AA">
        <w:rPr>
          <w:i/>
          <w:iCs/>
        </w:rPr>
        <w:t xml:space="preserve">, </w:t>
      </w:r>
      <w:r w:rsidRPr="00216996">
        <w:rPr>
          <w:b/>
          <w:bCs/>
          <w:i/>
          <w:iCs/>
        </w:rPr>
        <w:t>aimer</w:t>
      </w:r>
      <w:r w:rsidRPr="000962AA">
        <w:rPr>
          <w:i/>
          <w:iCs/>
        </w:rPr>
        <w:t xml:space="preserve">, </w:t>
      </w:r>
      <w:r w:rsidRPr="00216996">
        <w:rPr>
          <w:b/>
          <w:bCs/>
          <w:i/>
          <w:iCs/>
        </w:rPr>
        <w:t>chanter</w:t>
      </w:r>
      <w:r>
        <w:t>…</w:t>
      </w:r>
    </w:p>
    <w:p w14:paraId="3C56DCFC" w14:textId="2368B847" w:rsidR="008D534C" w:rsidRDefault="008D534C" w:rsidP="00D336E1">
      <w:pPr>
        <w:ind w:firstLine="0"/>
      </w:pPr>
    </w:p>
    <w:p w14:paraId="160FE3BE" w14:textId="546116B6" w:rsidR="00A64B7C" w:rsidRDefault="008D534C" w:rsidP="00D336E1">
      <w:pPr>
        <w:ind w:firstLine="0"/>
      </w:pPr>
      <w:r>
        <w:t>Des spécialistes de ces œuvres pourraient évidemment déduire beaucoup plus de ces</w:t>
      </w:r>
      <w:r w:rsidR="00A64B7C">
        <w:t xml:space="preserve"> faits de langue, on se limitera ici à calculer un bon instrument pour eux.</w:t>
      </w:r>
    </w:p>
    <w:p w14:paraId="4D57A3F0" w14:textId="39073C00" w:rsidR="00A227E9" w:rsidRPr="00A82C70" w:rsidRDefault="00BD4B63" w:rsidP="00A64B7C">
      <w:pPr>
        <w:ind w:firstLine="708"/>
      </w:pPr>
      <w:ins w:id="421" w:author="Marc Ratcliff" w:date="2026-10-07T11:41:00Z" w16du:dateUtc="2026-10-07T09:41:00Z">
        <w:r>
          <w:t>Dans l’ensemble, l</w:t>
        </w:r>
      </w:ins>
      <w:del w:id="422" w:author="Marc Ratcliff" w:date="2026-10-07T11:41:00Z" w16du:dateUtc="2026-10-07T09:41:00Z">
        <w:r w:rsidR="00A64B7C" w:rsidDel="00BD4B63">
          <w:delText>L</w:delText>
        </w:r>
      </w:del>
      <w:r w:rsidR="00A227E9">
        <w:t>a moyenne des rangs sur des listes de mots clés par chapitres et par auteur</w:t>
      </w:r>
      <w:r w:rsidR="00A64B7C">
        <w:t xml:space="preserve"> </w:t>
      </w:r>
      <w:r w:rsidR="00EA166A">
        <w:t>montre</w:t>
      </w:r>
      <w:r w:rsidR="00A227E9">
        <w:t xml:space="preserve"> que les test statistiques 2</w:t>
      </w:r>
      <w:r w:rsidR="00A227E9" w:rsidRPr="003D254E">
        <w:t>×</w:t>
      </w:r>
      <w:r w:rsidR="00A227E9">
        <w:t xml:space="preserve">2 ne suffisent pas toujours à écarter les mots grammaticaux </w:t>
      </w:r>
      <w:r w:rsidR="00A64B7C">
        <w:t>insignifiants et aberrants</w:t>
      </w:r>
      <w:r w:rsidR="00A227E9">
        <w:t xml:space="preserve">. </w:t>
      </w:r>
      <w:r w:rsidR="009E5A8E">
        <w:t>C</w:t>
      </w:r>
      <w:r w:rsidR="00A227E9">
        <w:t>es exceptions ne gênent pas l’utilisateur à première vue</w:t>
      </w:r>
      <w:r w:rsidR="00EA166A">
        <w:t xml:space="preserve"> sur un seul texte, mais ces formules ne sont pas assez robustes pour les agrégations. Ce test, jusqu’à preuve du contraire, semble </w:t>
      </w:r>
      <w:ins w:id="423" w:author="Marc Ratcliff" w:date="2026-10-07T11:41:00Z" w16du:dateUtc="2026-10-07T09:41:00Z">
        <w:r>
          <w:t xml:space="preserve">donc </w:t>
        </w:r>
      </w:ins>
      <w:r w:rsidR="00EA166A">
        <w:t>établir que les TF-IDF pondèrent les hautes fréquences de manière plus sémantique.</w:t>
      </w:r>
    </w:p>
    <w:p w14:paraId="0D5BF641" w14:textId="77558007" w:rsidR="00120500" w:rsidRDefault="00120500" w:rsidP="00D336E1">
      <w:pPr>
        <w:pStyle w:val="Titre1"/>
      </w:pPr>
      <w:r>
        <w:t xml:space="preserve">§9. </w:t>
      </w:r>
      <w:del w:id="424" w:author="Marc Ratcliff" w:date="2026-10-07T11:42:00Z" w16du:dateUtc="2026-10-07T09:42:00Z">
        <w:r w:rsidR="00D336E1" w:rsidDel="00BD4B63">
          <w:delText>Résultats</w:delText>
        </w:r>
      </w:del>
      <w:ins w:id="425" w:author="Marc Ratcliff" w:date="2026-10-07T11:42:00Z" w16du:dateUtc="2026-10-07T09:42:00Z">
        <w:r w:rsidR="00BD4B63">
          <w:t>Conclusion</w:t>
        </w:r>
      </w:ins>
    </w:p>
    <w:p w14:paraId="165D699D" w14:textId="2108E80B" w:rsidR="00120500" w:rsidRDefault="00B662F1" w:rsidP="00B662F1">
      <w:pPr>
        <w:ind w:firstLine="0"/>
      </w:pPr>
      <w:r>
        <w:t xml:space="preserve">Ces expériences ont établi plusieurs résultats sur les formules de spécificités lexicales, </w:t>
      </w:r>
      <w:r w:rsidR="001950D5">
        <w:t>pour</w:t>
      </w:r>
      <w:r>
        <w:t xml:space="preserve"> la tâche d</w:t>
      </w:r>
      <w:r w:rsidR="001950D5">
        <w:t>’attribuer un</w:t>
      </w:r>
      <w:r>
        <w:t xml:space="preserve"> score </w:t>
      </w:r>
      <w:r w:rsidR="001950D5">
        <w:t>aux</w:t>
      </w:r>
      <w:r>
        <w:t xml:space="preserve"> mots-clés</w:t>
      </w:r>
      <w:r w:rsidR="001950D5">
        <w:t xml:space="preserve"> d’un texte selon un corpus de référence</w:t>
      </w:r>
      <w:ins w:id="426" w:author="Marc Ratcliff" w:date="2026-10-07T11:43:00Z" w16du:dateUtc="2026-10-07T09:43:00Z">
        <w:r w:rsidR="00BD4B63">
          <w:t>, auparavant nettoyé.</w:t>
        </w:r>
      </w:ins>
      <w:del w:id="427" w:author="Marc Ratcliff" w:date="2026-10-07T11:43:00Z" w16du:dateUtc="2026-10-07T09:43:00Z">
        <w:r w:rsidDel="00BD4B63">
          <w:delText>.</w:delText>
        </w:r>
      </w:del>
    </w:p>
    <w:p w14:paraId="16D1B96C" w14:textId="30B91B47" w:rsidR="001950D5" w:rsidRPr="003E5AC0" w:rsidRDefault="00B662F1" w:rsidP="001950D5">
      <w:pPr>
        <w:ind w:firstLine="708"/>
        <w:rPr>
          <w:b/>
          <w:bCs/>
        </w:rPr>
      </w:pPr>
      <w:r>
        <w:lastRenderedPageBreak/>
        <w:t xml:space="preserve">D’abord, une grande partie de la variation </w:t>
      </w:r>
      <w:r w:rsidR="001950D5">
        <w:t>d</w:t>
      </w:r>
      <w:r>
        <w:t>es</w:t>
      </w:r>
      <w:r w:rsidR="001950D5">
        <w:t xml:space="preserve"> diverses</w:t>
      </w:r>
      <w:r>
        <w:t xml:space="preserve"> formules</w:t>
      </w:r>
      <w:r w:rsidR="001950D5">
        <w:t xml:space="preserve"> de spécificités</w:t>
      </w:r>
      <w:r>
        <w:t xml:space="preserve"> parcoure</w:t>
      </w:r>
      <w:r w:rsidR="001950D5">
        <w:t>nt</w:t>
      </w:r>
      <w:r>
        <w:t xml:space="preserve"> un spectre entre </w:t>
      </w:r>
      <w:r w:rsidR="00082384">
        <w:t xml:space="preserve">la </w:t>
      </w:r>
      <w:r>
        <w:t>fréquence locale</w:t>
      </w:r>
      <w:r w:rsidR="003E5AC0">
        <w:t xml:space="preserve"> au texte</w:t>
      </w:r>
      <w:r w:rsidR="001950D5">
        <w:t xml:space="preserve"> </w:t>
      </w:r>
      <w:r w:rsidR="001950D5" w:rsidRPr="001950D5">
        <w:rPr>
          <w:i/>
          <w:iCs/>
        </w:rPr>
        <w:t>tf</w:t>
      </w:r>
      <w:r w:rsidR="00952677">
        <w:t xml:space="preserve">, </w:t>
      </w:r>
      <w:r>
        <w:t>et</w:t>
      </w:r>
      <w:r w:rsidR="00082384">
        <w:t xml:space="preserve"> la</w:t>
      </w:r>
      <w:r>
        <w:t xml:space="preserve"> fréquence</w:t>
      </w:r>
      <w:r w:rsidR="00082384">
        <w:t xml:space="preserve"> des mots</w:t>
      </w:r>
      <w:r>
        <w:t xml:space="preserve"> exclusi</w:t>
      </w:r>
      <w:r w:rsidR="00082384">
        <w:t>fs</w:t>
      </w:r>
      <w:r w:rsidR="001950D5">
        <w:t xml:space="preserve"> </w:t>
      </w:r>
      <w:r w:rsidR="001950D5" w:rsidRPr="001950D5">
        <w:rPr>
          <w:i/>
          <w:iCs/>
        </w:rPr>
        <w:t>extf</w:t>
      </w:r>
      <w:r>
        <w:t xml:space="preserve">. </w:t>
      </w:r>
      <w:r w:rsidR="00952677">
        <w:t>Une</w:t>
      </w:r>
      <w:r>
        <w:t xml:space="preserve"> formule </w:t>
      </w:r>
      <w:r w:rsidR="00952677">
        <w:t>comme le</w:t>
      </w:r>
      <w:r>
        <w:t xml:space="preserve"> TF-IDF</w:t>
      </w:r>
      <w:r w:rsidRPr="00B662F1">
        <w:t>α</w:t>
      </w:r>
      <w:r w:rsidR="001950D5">
        <w:t xml:space="preserve">, </w:t>
      </w:r>
      <w:r w:rsidR="001950D5" w:rsidRPr="001950D5">
        <w:rPr>
          <w:i/>
          <w:iCs/>
        </w:rPr>
        <w:t>tf</w:t>
      </w:r>
      <w:r w:rsidR="001950D5">
        <w:t> </w:t>
      </w:r>
      <w:r w:rsidR="001950D5" w:rsidRPr="003D254E">
        <w:t>×</w:t>
      </w:r>
      <w:r w:rsidR="001950D5">
        <w:t> </w:t>
      </w:r>
      <w:r w:rsidR="001950D5" w:rsidRPr="001950D5">
        <w:t>ln(</w:t>
      </w:r>
      <w:r w:rsidR="001950D5" w:rsidRPr="001950D5">
        <w:rPr>
          <w:i/>
          <w:iCs/>
        </w:rPr>
        <w:t>N</w:t>
      </w:r>
      <w:r w:rsidR="001950D5">
        <w:t> </w:t>
      </w:r>
      <w:r w:rsidR="001950D5" w:rsidRPr="001950D5">
        <w:t>/</w:t>
      </w:r>
      <w:r w:rsidR="001950D5">
        <w:t> </w:t>
      </w:r>
      <w:r w:rsidR="001950D5" w:rsidRPr="001950D5">
        <w:rPr>
          <w:i/>
          <w:iCs/>
        </w:rPr>
        <w:t>df</w:t>
      </w:r>
      <w:r w:rsidR="001950D5" w:rsidRPr="001950D5">
        <w:t>)</w:t>
      </w:r>
      <w:r w:rsidR="001950D5" w:rsidRPr="001950D5">
        <w:rPr>
          <w:vertAlign w:val="superscript"/>
        </w:rPr>
        <w:t>α</w:t>
      </w:r>
      <w:r w:rsidR="0018171E">
        <w:t xml:space="preserve">, </w:t>
      </w:r>
      <w:r w:rsidR="001950D5">
        <w:t>perme</w:t>
      </w:r>
      <w:r w:rsidR="00952677">
        <w:t>t</w:t>
      </w:r>
      <w:r w:rsidR="001950D5">
        <w:t xml:space="preserve"> une variation linéaire entre </w:t>
      </w:r>
      <w:r w:rsidR="003E5AC0">
        <w:t>ces deux points de convergence (TF-IDF</w:t>
      </w:r>
      <w:r w:rsidR="003E5AC0" w:rsidRPr="00B662F1">
        <w:t>α</w:t>
      </w:r>
      <w:r w:rsidR="003E5AC0">
        <w:t xml:space="preserve">(0) = </w:t>
      </w:r>
      <w:r w:rsidR="003E5AC0" w:rsidRPr="003E5AC0">
        <w:rPr>
          <w:i/>
          <w:iCs/>
        </w:rPr>
        <w:t>tf</w:t>
      </w:r>
      <w:r w:rsidR="00952677">
        <w:rPr>
          <w:i/>
          <w:iCs/>
        </w:rPr>
        <w:t> </w:t>
      </w:r>
      <w:r w:rsidR="00952677">
        <w:t>;</w:t>
      </w:r>
      <w:r w:rsidR="003E5AC0">
        <w:t xml:space="preserve"> TF-IDF</w:t>
      </w:r>
      <w:r w:rsidR="003E5AC0" w:rsidRPr="00B662F1">
        <w:t>α</w:t>
      </w:r>
      <w:r w:rsidR="003E5AC0">
        <w:t>(1) = TF-IDF</w:t>
      </w:r>
      <w:r w:rsidR="00952677">
        <w:t> ;</w:t>
      </w:r>
      <w:r w:rsidR="003E5AC0">
        <w:t xml:space="preserve"> TF-IDF</w:t>
      </w:r>
      <w:r w:rsidR="003E5AC0" w:rsidRPr="00B662F1">
        <w:t>α</w:t>
      </w:r>
      <w:r w:rsidR="003E5AC0">
        <w:t>(</w:t>
      </w:r>
      <w:r w:rsidR="003E5AC0" w:rsidRPr="00B662F1">
        <w:t>α</w:t>
      </w:r>
      <w:r w:rsidR="003E5AC0">
        <w:t xml:space="preserve"> </w:t>
      </w:r>
      <w:r w:rsidR="003E5AC0" w:rsidRPr="003E5AC0">
        <w:t>→</w:t>
      </w:r>
      <w:r w:rsidR="003E5AC0">
        <w:t xml:space="preserve"> </w:t>
      </w:r>
      <w:r w:rsidR="003E5AC0" w:rsidRPr="003E5AC0">
        <w:t>∞</w:t>
      </w:r>
      <w:r w:rsidR="003E5AC0">
        <w:t xml:space="preserve">) </w:t>
      </w:r>
      <w:r w:rsidR="003E5AC0" w:rsidRPr="003E5AC0">
        <w:t>→</w:t>
      </w:r>
      <w:r w:rsidR="003E5AC0">
        <w:t xml:space="preserve"> tf </w:t>
      </w:r>
      <w:r w:rsidR="003E5AC0" w:rsidRPr="003D254E">
        <w:t>×</w:t>
      </w:r>
      <w:r w:rsidR="00952677">
        <w:t xml:space="preserve"> </w:t>
      </w:r>
      <w:r w:rsidR="003E5AC0" w:rsidRPr="001950D5">
        <w:t>ln(</w:t>
      </w:r>
      <w:r w:rsidR="003E5AC0" w:rsidRPr="001950D5">
        <w:rPr>
          <w:i/>
          <w:iCs/>
        </w:rPr>
        <w:t>N</w:t>
      </w:r>
      <w:r w:rsidR="003E5AC0" w:rsidRPr="001950D5">
        <w:t>)</w:t>
      </w:r>
      <w:r w:rsidR="00952677">
        <w:t xml:space="preserve"> </w:t>
      </w:r>
      <w:r w:rsidR="00952677" w:rsidRPr="003D254E">
        <w:t>×</w:t>
      </w:r>
      <w:r w:rsidR="003E5AC0">
        <w:t xml:space="preserve"> </w:t>
      </w:r>
      <w:r w:rsidR="00952677">
        <w:t>(</w:t>
      </w:r>
      <w:r w:rsidR="00952677" w:rsidRPr="001950D5">
        <w:rPr>
          <w:i/>
          <w:iCs/>
        </w:rPr>
        <w:t>df</w:t>
      </w:r>
      <w:r w:rsidR="00952677" w:rsidRPr="00952677">
        <w:t xml:space="preserve"> == 1</w:t>
      </w:r>
      <w:r w:rsidR="00952677">
        <w:t xml:space="preserve">) </w:t>
      </w:r>
      <w:r w:rsidR="0049456E">
        <w:t xml:space="preserve">~ </w:t>
      </w:r>
      <w:r w:rsidR="00952677" w:rsidRPr="00952677">
        <w:rPr>
          <w:i/>
          <w:iCs/>
        </w:rPr>
        <w:t>extf</w:t>
      </w:r>
      <w:r w:rsidR="00952677">
        <w:t>). Toute la famille des TF-IDF peut être paramétrée de cette manière, mais aussi les tests statistiques 2</w:t>
      </w:r>
      <w:r w:rsidR="00952677" w:rsidRPr="003D254E">
        <w:t>×</w:t>
      </w:r>
      <w:r w:rsidR="00952677">
        <w:t xml:space="preserve">2 comme le </w:t>
      </w:r>
      <w:r w:rsidR="00952677" w:rsidRPr="00B26313">
        <w:t>χ²</w:t>
      </w:r>
      <w:r w:rsidR="00952677">
        <w:t>, le</w:t>
      </w:r>
      <w:r w:rsidR="00952677" w:rsidRPr="00952677">
        <w:t xml:space="preserve"> G², </w:t>
      </w:r>
      <w:r w:rsidR="00952677">
        <w:t>ou le test hypergéométrique de Fisher utilisé par TXM.</w:t>
      </w:r>
      <w:r w:rsidR="0018171E">
        <w:t xml:space="preserve"> Une formule de spécificité paramétrable permet d’ajuster la focale aux tailles de corpus et à la question posée</w:t>
      </w:r>
      <w:r w:rsidR="00AF10D4">
        <w:t xml:space="preserve">, il est possible de remplacer beaucoup de formules comme </w:t>
      </w:r>
      <w:r w:rsidR="00AF10D4" w:rsidRPr="00AF10D4">
        <w:rPr>
          <w:i/>
          <w:iCs/>
        </w:rPr>
        <w:t>t-score</w:t>
      </w:r>
      <w:r w:rsidR="00AF10D4">
        <w:t xml:space="preserve">, </w:t>
      </w:r>
      <w:r w:rsidR="00AF10D4" w:rsidRPr="00AF10D4">
        <w:rPr>
          <w:i/>
          <w:iCs/>
        </w:rPr>
        <w:t>logDice</w:t>
      </w:r>
      <w:r w:rsidR="00AF10D4">
        <w:t xml:space="preserve">, </w:t>
      </w:r>
      <w:r w:rsidR="00AF10D4" w:rsidRPr="00AF10D4">
        <w:rPr>
          <w:i/>
          <w:iCs/>
        </w:rPr>
        <w:t>z-score</w:t>
      </w:r>
      <w:r w:rsidR="00AF10D4">
        <w:t xml:space="preserve"> ou </w:t>
      </w:r>
      <w:r w:rsidR="00AF10D4" w:rsidRPr="00AF10D4">
        <w:rPr>
          <w:i/>
          <w:iCs/>
        </w:rPr>
        <w:t>LogRatio</w:t>
      </w:r>
      <w:r w:rsidR="00AF10D4">
        <w:t xml:space="preserve"> par un seul paramètre continu </w:t>
      </w:r>
      <w:r w:rsidR="00AF10D4" w:rsidRPr="00B662F1">
        <w:t>α</w:t>
      </w:r>
      <w:r w:rsidR="00AF10D4">
        <w:t xml:space="preserve"> sur une formule bien choisie.</w:t>
      </w:r>
    </w:p>
    <w:p w14:paraId="2300FD4F" w14:textId="33C2461D" w:rsidR="00B662F1" w:rsidRDefault="00952677" w:rsidP="00FF5557">
      <w:pPr>
        <w:ind w:firstLine="708"/>
      </w:pPr>
      <w:r>
        <w:t>Une expérience sur les mots de haute fréquences (les mots grammaticaux) a montré que le TXM était le meilleur test statistique 2</w:t>
      </w:r>
      <w:r w:rsidRPr="003D254E">
        <w:t>×</w:t>
      </w:r>
      <w:r>
        <w:t>2 (comparaison d’un texte contre le reste du corpus), son coût de calcul est justifié. Cependant une expérience d’agrégation de mots clés a montré que les test 2</w:t>
      </w:r>
      <w:r w:rsidRPr="003D254E">
        <w:t>×</w:t>
      </w:r>
      <w:r>
        <w:t>2 sont moins pertinents</w:t>
      </w:r>
      <w:r w:rsidR="0018171E">
        <w:t xml:space="preserve"> sur les hautes fréquences</w:t>
      </w:r>
      <w:r>
        <w:t xml:space="preserve"> que </w:t>
      </w:r>
      <w:r w:rsidR="0018171E">
        <w:t>les formules de type TF-IDF. En effet,</w:t>
      </w:r>
      <w:r w:rsidR="00AF10D4">
        <w:t xml:space="preserve"> soit par exemple le mot </w:t>
      </w:r>
      <w:r w:rsidR="00AF10D4" w:rsidRPr="00AF10D4">
        <w:rPr>
          <w:i/>
          <w:iCs/>
        </w:rPr>
        <w:t>le</w:t>
      </w:r>
      <w:r w:rsidR="00AF10D4">
        <w:t xml:space="preserve">, </w:t>
      </w:r>
      <w:r w:rsidR="0018171E">
        <w:t>une fréquence</w:t>
      </w:r>
      <w:r w:rsidR="00AF10D4">
        <w:t xml:space="preserve"> locale </w:t>
      </w:r>
      <w:r w:rsidR="00AF10D4" w:rsidRPr="00AF10D4">
        <w:rPr>
          <w:i/>
          <w:iCs/>
        </w:rPr>
        <w:t>tf</w:t>
      </w:r>
      <w:r w:rsidR="0018171E">
        <w:t xml:space="preserve"> </w:t>
      </w:r>
      <w:r w:rsidR="00AF10D4">
        <w:t xml:space="preserve">supérieure à la fréquence escomptée pour le corpus </w:t>
      </w:r>
      <w:r w:rsidR="00AF10D4" w:rsidRPr="00AF10D4">
        <w:rPr>
          <w:i/>
          <w:iCs/>
        </w:rPr>
        <w:t>E</w:t>
      </w:r>
      <w:r w:rsidR="00AF10D4">
        <w:t>(</w:t>
      </w:r>
      <w:r w:rsidR="00AF10D4" w:rsidRPr="00AF10D4">
        <w:rPr>
          <w:i/>
          <w:iCs/>
        </w:rPr>
        <w:t>cf</w:t>
      </w:r>
      <w:r w:rsidR="00AF10D4">
        <w:t>)</w:t>
      </w:r>
      <w:r w:rsidR="0018171E">
        <w:t xml:space="preserve"> est généralement peu significative, </w:t>
      </w:r>
      <w:r w:rsidR="00AF10D4">
        <w:t xml:space="preserve">car le mot </w:t>
      </w:r>
      <w:r w:rsidR="00AF10D4" w:rsidRPr="00AF10D4">
        <w:rPr>
          <w:i/>
          <w:iCs/>
        </w:rPr>
        <w:t>le</w:t>
      </w:r>
      <w:r w:rsidR="0018171E">
        <w:t xml:space="preserve"> </w:t>
      </w:r>
      <w:r w:rsidR="00AF10D4">
        <w:t>est</w:t>
      </w:r>
      <w:r w:rsidR="0018171E">
        <w:t xml:space="preserve"> omniprésent, ce que la fréquence des documents contenant ce mo</w:t>
      </w:r>
      <w:r w:rsidR="0049456E">
        <w:t>t</w:t>
      </w:r>
      <w:r w:rsidR="0018171E">
        <w:t xml:space="preserve"> (</w:t>
      </w:r>
      <w:r w:rsidR="0018171E" w:rsidRPr="0018171E">
        <w:rPr>
          <w:i/>
          <w:iCs/>
        </w:rPr>
        <w:t>df</w:t>
      </w:r>
      <w:r w:rsidR="0018171E">
        <w:t xml:space="preserve">) peut neutraliser. À l’inverse, un mot comme </w:t>
      </w:r>
      <w:r w:rsidR="0018171E" w:rsidRPr="0018171E">
        <w:rPr>
          <w:i/>
          <w:iCs/>
        </w:rPr>
        <w:t>tu</w:t>
      </w:r>
      <w:r w:rsidR="0018171E">
        <w:t xml:space="preserve">, signalant un temps de dialogue familier, est beaucoup plus significatif, il n’est élevé que dans quelques documents, </w:t>
      </w:r>
      <w:r w:rsidR="00AF10D4">
        <w:t>une formule de type TF-IDF saura le repérer.</w:t>
      </w:r>
    </w:p>
    <w:p w14:paraId="463075D1" w14:textId="7A42C399" w:rsidR="00AF10D4" w:rsidRDefault="00AF10D4" w:rsidP="00FF5557">
      <w:pPr>
        <w:ind w:firstLine="708"/>
      </w:pPr>
      <w:r>
        <w:t>Jusqu’à preuve du contraire, un TF-IDF</w:t>
      </w:r>
      <w:r w:rsidR="0049456E">
        <w:t xml:space="preserve"> bien réglé ne semble pas présenter de faiblesses relativement au test de Fisher sur la tâche testée. Son contexte d’emploi est cependant plus limité, il n’a pas la souplesse d’un test 2</w:t>
      </w:r>
      <w:r w:rsidR="0049456E" w:rsidRPr="003D254E">
        <w:t>×</w:t>
      </w:r>
      <w:r w:rsidR="0049456E">
        <w:t>2 pour par exemple comparer des partitions ou des co-occurrents.</w:t>
      </w:r>
    </w:p>
    <w:p w14:paraId="0FF679B8" w14:textId="77777777" w:rsidR="0049456E" w:rsidRDefault="0049456E" w:rsidP="00FF5557">
      <w:pPr>
        <w:ind w:firstLine="708"/>
      </w:pPr>
    </w:p>
    <w:p w14:paraId="3D45A471" w14:textId="4531360C" w:rsidR="0049456E" w:rsidRDefault="0049456E" w:rsidP="0049456E">
      <w:pPr>
        <w:ind w:firstLine="0"/>
        <w:rPr>
          <w:ins w:id="428" w:author="Marc Ratcliff" w:date="2026-10-07T11:42:00Z" w16du:dateUtc="2026-10-07T09:42:00Z"/>
        </w:rPr>
      </w:pPr>
      <w:r>
        <w:t xml:space="preserve">Pour poursuivre ces expériences, je me propose de </w:t>
      </w:r>
      <w:r w:rsidR="00AB421D">
        <w:t>tester prochainement comment ces formules fonctionnent pour rapprocher des textes similaires par leurs mots thématiques.</w:t>
      </w:r>
    </w:p>
    <w:p w14:paraId="0AB5AAA0" w14:textId="77777777" w:rsidR="00BD4B63" w:rsidRDefault="00BD4B63" w:rsidP="0049456E">
      <w:pPr>
        <w:ind w:firstLine="0"/>
        <w:rPr>
          <w:ins w:id="429" w:author="Marc Ratcliff" w:date="2026-10-07T11:42:00Z" w16du:dateUtc="2026-10-07T09:42:00Z"/>
        </w:rPr>
      </w:pPr>
    </w:p>
    <w:p w14:paraId="3A3C1B93" w14:textId="5E13194A" w:rsidR="00BD4B63" w:rsidRPr="0067014C" w:rsidRDefault="00BD4B63" w:rsidP="0049456E">
      <w:pPr>
        <w:ind w:firstLine="0"/>
      </w:pPr>
    </w:p>
    <w:sectPr w:rsidR="00BD4B63" w:rsidRPr="0067014C">
      <w:footerReference w:type="default" r:id="rId2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 w:author="Marc Ratcliff" w:date="2026-10-07T09:53:00Z" w:initials="MR">
    <w:p w14:paraId="164685E4" w14:textId="77777777" w:rsidR="000D4178" w:rsidRDefault="000D4178" w:rsidP="000D4178">
      <w:pPr>
        <w:jc w:val="left"/>
      </w:pPr>
      <w:r>
        <w:rPr>
          <w:rStyle w:val="Marquedecommentaire"/>
        </w:rPr>
        <w:annotationRef/>
      </w:r>
      <w:r>
        <w:rPr>
          <w:sz w:val="20"/>
          <w:szCs w:val="20"/>
        </w:rPr>
        <w:t xml:space="preserve">il faudrait accorder l'ordre des définitions à celui du 'tableau' </w:t>
      </w:r>
    </w:p>
  </w:comment>
  <w:comment w:id="14" w:author="Marc Ratcliff" w:date="2026-10-07T10:04:00Z" w:initials="MR">
    <w:p w14:paraId="25DBDC5A" w14:textId="77777777" w:rsidR="000D4178" w:rsidRDefault="000D4178" w:rsidP="000D4178">
      <w:pPr>
        <w:jc w:val="left"/>
      </w:pPr>
      <w:r>
        <w:rPr>
          <w:rStyle w:val="Marquedecommentaire"/>
        </w:rPr>
        <w:annotationRef/>
      </w:r>
      <w:r>
        <w:rPr>
          <w:sz w:val="20"/>
          <w:szCs w:val="20"/>
        </w:rPr>
        <w:t>il faut meubler de mots  ton raisonnement, ca permet au lecteur de mieux piger</w:t>
      </w:r>
    </w:p>
  </w:comment>
  <w:comment w:id="32" w:author="Marc Ratcliff" w:date="2026-10-07T10:08:00Z" w:initials="MR">
    <w:p w14:paraId="5906EE5F" w14:textId="77777777" w:rsidR="000D4178" w:rsidRDefault="000D4178" w:rsidP="000D4178">
      <w:pPr>
        <w:jc w:val="left"/>
      </w:pPr>
      <w:r>
        <w:rPr>
          <w:rStyle w:val="Marquedecommentaire"/>
        </w:rPr>
        <w:annotationRef/>
      </w:r>
      <w:r>
        <w:rPr>
          <w:sz w:val="20"/>
          <w:szCs w:val="20"/>
        </w:rPr>
        <w:t>J'ai habillé un peu ton raisonnement ce qui permet d'éviter ce style haché ou le paragraphe est équivalent à une phrase</w:t>
      </w:r>
    </w:p>
  </w:comment>
  <w:comment w:id="37" w:author="Marc Ratcliff" w:date="2026-10-07T10:12:00Z" w:initials="MR">
    <w:p w14:paraId="33B1007B" w14:textId="77777777" w:rsidR="000D4178" w:rsidRDefault="000D4178" w:rsidP="000D4178">
      <w:pPr>
        <w:jc w:val="left"/>
      </w:pPr>
      <w:r>
        <w:rPr>
          <w:rStyle w:val="Marquedecommentaire"/>
        </w:rPr>
        <w:annotationRef/>
      </w:r>
      <w:r>
        <w:rPr>
          <w:sz w:val="20"/>
          <w:szCs w:val="20"/>
        </w:rPr>
        <w:t>Pense à dialoguer avec le lecteur</w:t>
      </w:r>
    </w:p>
  </w:comment>
  <w:comment w:id="42" w:author="Marc Ratcliff" w:date="2026-10-07T10:19:00Z" w:initials="MR">
    <w:p w14:paraId="24EC1C37" w14:textId="77777777" w:rsidR="000D4178" w:rsidRDefault="000D4178" w:rsidP="000D4178">
      <w:pPr>
        <w:jc w:val="left"/>
      </w:pPr>
      <w:r>
        <w:rPr>
          <w:rStyle w:val="Marquedecommentaire"/>
        </w:rPr>
        <w:annotationRef/>
      </w:r>
      <w:r>
        <w:rPr>
          <w:sz w:val="20"/>
          <w:szCs w:val="20"/>
        </w:rPr>
        <w:t>Pnse à rythmer ton expression. Tu files droit sur le verbe être et la description objective</w:t>
      </w:r>
    </w:p>
  </w:comment>
  <w:comment w:id="70" w:author="Marc Ratcliff" w:date="2026-10-07T10:20:00Z" w:initials="MR">
    <w:p w14:paraId="0C004CE4" w14:textId="77777777" w:rsidR="000D4178" w:rsidRDefault="000D4178" w:rsidP="000D4178">
      <w:pPr>
        <w:jc w:val="left"/>
      </w:pPr>
      <w:r>
        <w:rPr>
          <w:rStyle w:val="Marquedecommentaire"/>
        </w:rPr>
        <w:annotationRef/>
      </w:r>
      <w:r>
        <w:rPr>
          <w:sz w:val="20"/>
          <w:szCs w:val="20"/>
        </w:rPr>
        <w:t>n'hésite pas.à corriger si je dis des béties</w:t>
      </w:r>
    </w:p>
  </w:comment>
  <w:comment w:id="152" w:author="Marc Ratcliff" w:date="2026-10-07T10:39:00Z" w:initials="MR">
    <w:p w14:paraId="1B1C34FB" w14:textId="77777777" w:rsidR="000D4178" w:rsidRDefault="000D4178" w:rsidP="000D4178">
      <w:pPr>
        <w:jc w:val="left"/>
      </w:pPr>
      <w:r>
        <w:rPr>
          <w:rStyle w:val="Marquedecommentaire"/>
        </w:rPr>
        <w:annotationRef/>
      </w:r>
      <w:r>
        <w:rPr>
          <w:sz w:val="20"/>
          <w:szCs w:val="20"/>
        </w:rPr>
        <w:t>titre pas clair</w:t>
      </w:r>
    </w:p>
  </w:comment>
  <w:comment w:id="153" w:author="Marc Ratcliff" w:date="2026-10-07T11:35:00Z" w:initials="MR">
    <w:p w14:paraId="7E32E9A7" w14:textId="77777777" w:rsidR="00BD4B63" w:rsidRDefault="00BD4B63" w:rsidP="00BD4B63">
      <w:pPr>
        <w:jc w:val="left"/>
      </w:pPr>
      <w:r>
        <w:rPr>
          <w:rStyle w:val="Marquedecommentaire"/>
        </w:rPr>
        <w:annotationRef/>
      </w:r>
      <w:r>
        <w:rPr>
          <w:sz w:val="20"/>
          <w:szCs w:val="20"/>
        </w:rPr>
        <w:t>je suis pas sûr que la métaphore de l'eanticipation fasse mieux comprendre l'exigence de continuité manifestée par le graphique 1, suite à quoi  tu peux introduire le curseur qui mime la continuité</w:t>
      </w:r>
    </w:p>
  </w:comment>
  <w:comment w:id="401" w:author="Marc Ratcliff" w:date="2026-10-07T11:36:00Z" w:initials="MR">
    <w:p w14:paraId="2A304E76" w14:textId="77777777" w:rsidR="00BD4B63" w:rsidRDefault="00BD4B63" w:rsidP="00BD4B63">
      <w:pPr>
        <w:jc w:val="left"/>
      </w:pPr>
      <w:r>
        <w:rPr>
          <w:rStyle w:val="Marquedecommentaire"/>
        </w:rPr>
        <w:annotationRef/>
      </w:r>
      <w:r>
        <w:rPr>
          <w:sz w:val="20"/>
          <w:szCs w:val="20"/>
        </w:rPr>
        <w:t>il faudrait formater les listes pour les rendre plus lisisble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4685E4" w15:done="0"/>
  <w15:commentEx w15:paraId="25DBDC5A" w15:done="0"/>
  <w15:commentEx w15:paraId="5906EE5F" w15:done="0"/>
  <w15:commentEx w15:paraId="33B1007B" w15:done="0"/>
  <w15:commentEx w15:paraId="24EC1C37" w15:done="0"/>
  <w15:commentEx w15:paraId="0C004CE4" w15:done="0"/>
  <w15:commentEx w15:paraId="1B1C34FB" w15:done="0"/>
  <w15:commentEx w15:paraId="7E32E9A7" w15:done="0"/>
  <w15:commentEx w15:paraId="2A304E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A959368" w16cex:dateUtc="2026-10-07T07:53:00Z"/>
  <w16cex:commentExtensible w16cex:durableId="0702CC92" w16cex:dateUtc="2026-10-07T08:04:00Z"/>
  <w16cex:commentExtensible w16cex:durableId="17F2B097" w16cex:dateUtc="2026-10-07T08:08:00Z"/>
  <w16cex:commentExtensible w16cex:durableId="755941B3" w16cex:dateUtc="2026-10-07T08:12:00Z"/>
  <w16cex:commentExtensible w16cex:durableId="51C00170" w16cex:dateUtc="2026-10-07T08:19:00Z"/>
  <w16cex:commentExtensible w16cex:durableId="1C9DB2C2" w16cex:dateUtc="2026-10-07T08:20:00Z"/>
  <w16cex:commentExtensible w16cex:durableId="0D2202FF" w16cex:dateUtc="2026-10-07T08:39:00Z"/>
  <w16cex:commentExtensible w16cex:durableId="2017A3DF" w16cex:dateUtc="2026-10-07T09:35:00Z"/>
  <w16cex:commentExtensible w16cex:durableId="5E367CD5" w16cex:dateUtc="2026-10-07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4685E4" w16cid:durableId="5A959368"/>
  <w16cid:commentId w16cid:paraId="25DBDC5A" w16cid:durableId="0702CC92"/>
  <w16cid:commentId w16cid:paraId="5906EE5F" w16cid:durableId="17F2B097"/>
  <w16cid:commentId w16cid:paraId="33B1007B" w16cid:durableId="755941B3"/>
  <w16cid:commentId w16cid:paraId="24EC1C37" w16cid:durableId="51C00170"/>
  <w16cid:commentId w16cid:paraId="0C004CE4" w16cid:durableId="1C9DB2C2"/>
  <w16cid:commentId w16cid:paraId="1B1C34FB" w16cid:durableId="0D2202FF"/>
  <w16cid:commentId w16cid:paraId="7E32E9A7" w16cid:durableId="2017A3DF"/>
  <w16cid:commentId w16cid:paraId="2A304E76" w16cid:durableId="5E367C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B17D7A" w14:textId="77777777" w:rsidR="0091166B" w:rsidRDefault="0091166B" w:rsidP="000E0DEE">
      <w:pPr>
        <w:spacing w:line="240" w:lineRule="auto"/>
      </w:pPr>
      <w:r>
        <w:separator/>
      </w:r>
    </w:p>
  </w:endnote>
  <w:endnote w:type="continuationSeparator" w:id="0">
    <w:p w14:paraId="62F664E6" w14:textId="77777777" w:rsidR="0091166B" w:rsidRDefault="0091166B" w:rsidP="000E0D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1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09127192"/>
      <w:docPartObj>
        <w:docPartGallery w:val="Page Numbers (Bottom of Page)"/>
        <w:docPartUnique/>
      </w:docPartObj>
    </w:sdtPr>
    <w:sdtEndPr>
      <w:rPr>
        <w:noProof/>
      </w:rPr>
    </w:sdtEndPr>
    <w:sdtContent>
      <w:p w14:paraId="38B42D39" w14:textId="44B87C44" w:rsidR="00BB3179" w:rsidRDefault="00BB3179" w:rsidP="00BB3179">
        <w:pPr>
          <w:pStyle w:val="Pieddepage"/>
          <w:ind w:firstLine="0"/>
          <w:jc w:val="left"/>
          <w:rPr>
            <w:noProof/>
          </w:rPr>
        </w:pPr>
        <w:r>
          <w:t>2026-08-24</w:t>
        </w:r>
        <w:r>
          <w:rPr>
            <w:noProof/>
          </w:rPr>
          <w:tab/>
          <w:t xml:space="preserve">FG, </w:t>
        </w:r>
        <w:r w:rsidR="00F84ABD">
          <w:rPr>
            <w:noProof/>
          </w:rPr>
          <w:t>spécificités</w:t>
        </w:r>
        <w:r>
          <w:rPr>
            <w:noProof/>
          </w:rPr>
          <w:tab/>
        </w:r>
        <w:r>
          <w:fldChar w:fldCharType="begin"/>
        </w:r>
        <w:r>
          <w:instrText xml:space="preserve"> PAGE   \* MERGEFORMAT </w:instrText>
        </w:r>
        <w:r>
          <w:fldChar w:fldCharType="separate"/>
        </w:r>
        <w:r>
          <w:t>3</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22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1C3EE3" w14:textId="77777777" w:rsidR="0091166B" w:rsidRDefault="0091166B" w:rsidP="000E0DEE">
      <w:pPr>
        <w:spacing w:line="240" w:lineRule="auto"/>
      </w:pPr>
      <w:r>
        <w:separator/>
      </w:r>
    </w:p>
  </w:footnote>
  <w:footnote w:type="continuationSeparator" w:id="0">
    <w:p w14:paraId="06D21857" w14:textId="77777777" w:rsidR="0091166B" w:rsidRDefault="0091166B" w:rsidP="000E0DEE">
      <w:pPr>
        <w:spacing w:line="240" w:lineRule="auto"/>
      </w:pPr>
      <w:r>
        <w:continuationSeparator/>
      </w:r>
    </w:p>
  </w:footnote>
  <w:footnote w:id="1">
    <w:p w14:paraId="4F41732A" w14:textId="0A02089F" w:rsidR="00DA6DD2" w:rsidRPr="00B32003" w:rsidRDefault="00DA6DD2">
      <w:pPr>
        <w:pStyle w:val="Notedebasdepage"/>
        <w:rPr>
          <w:lang w:val="en-US"/>
        </w:rPr>
      </w:pPr>
      <w:r>
        <w:rPr>
          <w:rStyle w:val="Appelnotedebasdep"/>
        </w:rPr>
        <w:footnoteRef/>
      </w:r>
      <w:r w:rsidRPr="00DA6DD2">
        <w:rPr>
          <w:lang w:val="en-US"/>
        </w:rPr>
        <w:t xml:space="preserve"> Salton, G., &amp; Lesk, M. E. (1965). The SMART automatic document retrieval systems—an illustration. </w:t>
      </w:r>
      <w:r w:rsidRPr="00B32003">
        <w:rPr>
          <w:i/>
          <w:iCs/>
          <w:lang w:val="en-US"/>
        </w:rPr>
        <w:t>Communications of the ACM</w:t>
      </w:r>
      <w:r w:rsidRPr="00B32003">
        <w:rPr>
          <w:lang w:val="en-US"/>
        </w:rPr>
        <w:t xml:space="preserve">, </w:t>
      </w:r>
      <w:r w:rsidRPr="00B32003">
        <w:rPr>
          <w:i/>
          <w:iCs/>
          <w:lang w:val="en-US"/>
        </w:rPr>
        <w:t>8</w:t>
      </w:r>
      <w:r w:rsidRPr="00B32003">
        <w:rPr>
          <w:lang w:val="en-US"/>
        </w:rPr>
        <w:t>(6), 391</w:t>
      </w:r>
      <w:r w:rsidRPr="00B32003">
        <w:rPr>
          <w:lang w:val="en-US"/>
        </w:rPr>
        <w:noBreakHyphen/>
        <w:t xml:space="preserve">398. </w:t>
      </w:r>
      <w:hyperlink r:id="rId1" w:history="1">
        <w:r w:rsidRPr="00B32003">
          <w:rPr>
            <w:rStyle w:val="Lienhypertexte"/>
            <w:lang w:val="en-US"/>
          </w:rPr>
          <w:t>https://doi.org/10.1145/364955.364990</w:t>
        </w:r>
      </w:hyperlink>
    </w:p>
  </w:footnote>
  <w:footnote w:id="2">
    <w:p w14:paraId="3EE3ABB6" w14:textId="2C0568DD" w:rsidR="00503D6D" w:rsidRPr="00C34DD8" w:rsidRDefault="00503D6D">
      <w:pPr>
        <w:pStyle w:val="Notedebasdepage"/>
      </w:pPr>
      <w:r>
        <w:rPr>
          <w:rStyle w:val="Appelnotedebasdep"/>
        </w:rPr>
        <w:footnoteRef/>
      </w:r>
      <w:r w:rsidRPr="00503D6D">
        <w:rPr>
          <w:lang w:val="en-US"/>
        </w:rPr>
        <w:t xml:space="preserve"> The Text Retrieval Conference</w:t>
      </w:r>
      <w:r>
        <w:rPr>
          <w:lang w:val="en-US"/>
        </w:rPr>
        <w:t xml:space="preserve"> </w:t>
      </w:r>
      <w:r w:rsidRPr="00503D6D">
        <w:rPr>
          <w:lang w:val="en-US"/>
        </w:rPr>
        <w:t>... encouraging research in information retrieval from large text collections</w:t>
      </w:r>
      <w:r>
        <w:rPr>
          <w:lang w:val="en-US"/>
        </w:rPr>
        <w:t xml:space="preserve">. </w:t>
      </w:r>
      <w:hyperlink r:id="rId2" w:history="1">
        <w:r w:rsidRPr="00C34DD8">
          <w:rPr>
            <w:rStyle w:val="Lienhypertexte"/>
          </w:rPr>
          <w:t>https://trec.nist.gov/</w:t>
        </w:r>
      </w:hyperlink>
      <w:r w:rsidRPr="00C34DD8">
        <w:t xml:space="preserve"> </w:t>
      </w:r>
    </w:p>
  </w:footnote>
  <w:footnote w:id="3">
    <w:p w14:paraId="1C79964F" w14:textId="2F9EB313" w:rsidR="00225FF4" w:rsidRDefault="00225FF4" w:rsidP="00225FF4">
      <w:pPr>
        <w:pStyle w:val="Notedebasdepage"/>
      </w:pPr>
      <w:r>
        <w:rPr>
          <w:rStyle w:val="Appelnotedebasdep"/>
        </w:rPr>
        <w:footnoteRef/>
      </w:r>
      <w:r>
        <w:t xml:space="preserve"> L’auteur développe actuellement le moteur de recherche pour deux œuvres complètes à l’université de Genève : Jean Piaget </w:t>
      </w:r>
      <w:hyperlink r:id="rId3" w:history="1">
        <w:r w:rsidRPr="007A56B2">
          <w:rPr>
            <w:rStyle w:val="Lienhypertexte"/>
          </w:rPr>
          <w:t>http://unige.ch/piaget</w:t>
        </w:r>
      </w:hyperlink>
      <w:r>
        <w:t xml:space="preserve">, et Denis de Rougemont </w:t>
      </w:r>
      <w:hyperlink r:id="rId4" w:history="1">
        <w:r w:rsidRPr="007A56B2">
          <w:rPr>
            <w:rStyle w:val="Lienhypertexte"/>
          </w:rPr>
          <w:t>http://unige.ch/rougemont</w:t>
        </w:r>
      </w:hyperlink>
      <w:r>
        <w:t>.</w:t>
      </w:r>
    </w:p>
  </w:footnote>
  <w:footnote w:id="4">
    <w:p w14:paraId="6F15DDB2" w14:textId="3B54B7F3" w:rsidR="00B32003" w:rsidRDefault="00B32003">
      <w:pPr>
        <w:pStyle w:val="Notedebasdepage"/>
      </w:pPr>
      <w:r>
        <w:rPr>
          <w:rStyle w:val="Appelnotedebasdep"/>
        </w:rPr>
        <w:footnoteRef/>
      </w:r>
      <w:r>
        <w:t xml:space="preserve"> </w:t>
      </w:r>
      <w:hyperlink r:id="rId5" w:history="1">
        <w:r w:rsidRPr="00445280">
          <w:rPr>
            <w:rStyle w:val="Lienhypertexte"/>
          </w:rPr>
          <w:t>https://github.com/glorieux-f/exp-specifs</w:t>
        </w:r>
      </w:hyperlink>
      <w:r>
        <w:t xml:space="preserve"> </w:t>
      </w:r>
    </w:p>
  </w:footnote>
  <w:footnote w:id="5">
    <w:p w14:paraId="5F9B2865" w14:textId="77777777" w:rsidR="00510493" w:rsidRDefault="00510493" w:rsidP="00510493">
      <w:pPr>
        <w:pStyle w:val="Notedebasdepage"/>
      </w:pPr>
      <w:r>
        <w:rPr>
          <w:rStyle w:val="Appelnotedebasdep"/>
        </w:rPr>
        <w:footnoteRef/>
      </w:r>
      <w:r>
        <w:t xml:space="preserve"> </w:t>
      </w:r>
      <w:hyperlink r:id="rId6" w:history="1">
        <w:r w:rsidRPr="00C822A8">
          <w:rPr>
            <w:rStyle w:val="Lienhypertexte"/>
          </w:rPr>
          <w:t>https://github.com/ebalzac/FC</w:t>
        </w:r>
      </w:hyperlink>
      <w:r>
        <w:t xml:space="preserve"> </w:t>
      </w:r>
    </w:p>
  </w:footnote>
  <w:footnote w:id="6">
    <w:p w14:paraId="460F1F02" w14:textId="0F74E55D" w:rsidR="004732BB" w:rsidRDefault="004732BB">
      <w:pPr>
        <w:pStyle w:val="Notedebasdepage"/>
      </w:pPr>
      <w:r>
        <w:rPr>
          <w:rStyle w:val="Appelnotedebasdep"/>
        </w:rPr>
        <w:footnoteRef/>
      </w:r>
      <w:r>
        <w:t xml:space="preserve"> </w:t>
      </w:r>
      <w:hyperlink r:id="rId7" w:history="1">
        <w:r w:rsidRPr="00C822A8">
          <w:rPr>
            <w:rStyle w:val="Lienhypertexte"/>
          </w:rPr>
          <w:t>https://github.com/oeuvres/dumas</w:t>
        </w:r>
      </w:hyperlink>
      <w:r>
        <w:br/>
      </w:r>
      <w:hyperlink r:id="rId8" w:history="1">
        <w:r w:rsidR="00121510" w:rsidRPr="00C822A8">
          <w:rPr>
            <w:rStyle w:val="Lienhypertexte"/>
          </w:rPr>
          <w:t>https://github.com/oeuvres/sand</w:t>
        </w:r>
      </w:hyperlink>
      <w:r w:rsidR="00121510">
        <w:br/>
      </w:r>
      <w:hyperlink r:id="rId9" w:history="1">
        <w:r w:rsidR="00121510" w:rsidRPr="00C822A8">
          <w:rPr>
            <w:rStyle w:val="Lienhypertexte"/>
          </w:rPr>
          <w:t>https://github.com/oeuvres/verne</w:t>
        </w:r>
      </w:hyperlink>
      <w:r w:rsidR="00121510">
        <w:br/>
      </w:r>
      <w:hyperlink r:id="rId10" w:history="1">
        <w:r w:rsidR="00121510" w:rsidRPr="00C822A8">
          <w:rPr>
            <w:rStyle w:val="Lienhypertexte"/>
          </w:rPr>
          <w:t>https://github.com/oeuvres/zola</w:t>
        </w:r>
      </w:hyperlink>
      <w:r w:rsidR="00121510">
        <w:t xml:space="preserve"> </w:t>
      </w:r>
    </w:p>
  </w:footnote>
  <w:footnote w:id="7">
    <w:p w14:paraId="374E0FAE" w14:textId="77777777" w:rsidR="0050359D" w:rsidRDefault="0050359D" w:rsidP="0050359D">
      <w:pPr>
        <w:pStyle w:val="Notedebasdepage"/>
      </w:pPr>
      <w:r>
        <w:rPr>
          <w:rStyle w:val="Appelnotedebasdep"/>
        </w:rPr>
        <w:footnoteRef/>
      </w:r>
      <w:r>
        <w:t xml:space="preserve"> </w:t>
      </w:r>
      <w:hyperlink r:id="rId11" w:history="1">
        <w:r w:rsidRPr="000A17EB">
          <w:rPr>
            <w:rStyle w:val="Lienhypertexte"/>
          </w:rPr>
          <w:t>https://github.com/glorieux-f/exp-specifs/tree/main/data/1_md</w:t>
        </w:r>
      </w:hyperlink>
      <w:r>
        <w:t xml:space="preserve"> </w:t>
      </w:r>
    </w:p>
  </w:footnote>
  <w:footnote w:id="8">
    <w:p w14:paraId="0B17D7B5" w14:textId="7F443D60" w:rsidR="005D53AA" w:rsidRPr="006235BD" w:rsidRDefault="005D53AA">
      <w:pPr>
        <w:pStyle w:val="Notedebasdepage"/>
      </w:pPr>
      <w:r>
        <w:rPr>
          <w:rStyle w:val="Appelnotedebasdep"/>
        </w:rPr>
        <w:footnoteRef/>
      </w:r>
      <w:r w:rsidRPr="006235BD">
        <w:t xml:space="preserve"> </w:t>
      </w:r>
      <w:hyperlink r:id="rId12" w:history="1">
        <w:r w:rsidRPr="006235BD">
          <w:rPr>
            <w:rStyle w:val="Lienhypertexte"/>
          </w:rPr>
          <w:t>https://github.com/oeuvres/alix/blob/master/fr/src/resources/com/github/oeuvres/alix/fr/word.csv</w:t>
        </w:r>
      </w:hyperlink>
      <w:r w:rsidR="006235BD">
        <w:br/>
        <w:t>Depuis 2012, cette ressource lexicale agrège et corrige plusieurs autres lexiques libres</w:t>
      </w:r>
      <w:r w:rsidR="00096060">
        <w:t xml:space="preserve"> dont</w:t>
      </w:r>
      <w:r w:rsidR="006235BD">
        <w:t> :</w:t>
      </w:r>
      <w:r w:rsidR="006235BD">
        <w:br/>
        <w:t xml:space="preserve">Lexique3 </w:t>
      </w:r>
      <w:hyperlink r:id="rId13" w:history="1">
        <w:r w:rsidR="006235BD" w:rsidRPr="00C822A8">
          <w:rPr>
            <w:rStyle w:val="Lienhypertexte"/>
          </w:rPr>
          <w:t>https://openlexicon.fr/datasets-info/Lexique382/README-Lexique.html</w:t>
        </w:r>
      </w:hyperlink>
      <w:r w:rsidR="006235BD">
        <w:t xml:space="preserve"> </w:t>
      </w:r>
      <w:r w:rsidR="006235BD">
        <w:br/>
        <w:t xml:space="preserve">Dicollecte 7.7 </w:t>
      </w:r>
      <w:hyperlink r:id="rId14" w:history="1">
        <w:r w:rsidR="006235BD" w:rsidRPr="00C822A8">
          <w:rPr>
            <w:rStyle w:val="Lienhypertexte"/>
          </w:rPr>
          <w:t>https://www.grammalecte.net/</w:t>
        </w:r>
      </w:hyperlink>
      <w:r w:rsidR="006235BD">
        <w:t xml:space="preserve"> </w:t>
      </w:r>
      <w:r w:rsidR="006235BD">
        <w:br/>
        <w:t xml:space="preserve">Morphalou 3.1 </w:t>
      </w:r>
      <w:hyperlink r:id="rId15" w:history="1">
        <w:r w:rsidR="006235BD" w:rsidRPr="00C822A8">
          <w:rPr>
            <w:rStyle w:val="Lienhypertexte"/>
          </w:rPr>
          <w:t>https://repository.ortolang.fr/api/content/morphalou/5/LISEZ-MOI.html</w:t>
        </w:r>
      </w:hyperlink>
      <w:r w:rsidR="006235BD">
        <w:br/>
        <w:t>Chaque lexique a son orientation. Lexique3 intéresse les orthophonistes, il a de précieuses informations de fréquence par forme, mais il est très bruité. Dicollecte sert à la correction orthographique, il mélange la langue commune avec les noms propres, ses lemmes sont parfois inexacts ou incomplets car non nécessaires à la correction orthographique (ex : l</w:t>
      </w:r>
      <w:r w:rsidR="004732BB">
        <w:t>es participes passé</w:t>
      </w:r>
      <w:r w:rsidR="006235BD">
        <w:t xml:space="preserve"> d</w:t>
      </w:r>
      <w:r w:rsidR="004732BB">
        <w:t>’un</w:t>
      </w:r>
      <w:r w:rsidR="006235BD">
        <w:t xml:space="preserve"> verbe </w:t>
      </w:r>
      <w:r w:rsidR="004732BB">
        <w:t xml:space="preserve">suffisent à fournir les formes adjectives). Morphalou, en partie constitué sur le </w:t>
      </w:r>
      <w:r w:rsidR="004732BB" w:rsidRPr="004732BB">
        <w:rPr>
          <w:i/>
          <w:iCs/>
        </w:rPr>
        <w:t>TLF</w:t>
      </w:r>
      <w:r w:rsidR="004732BB">
        <w:t xml:space="preserve">, est très fiable, il a une couverture très large mais avec beaucoup de formes, notamment verbales, qui sont produites automatiquement en conjuguant l’infinitif, sans qu’il y ait une attestation, et encore moins d’information de fréquence (cela peut produire beaucoup de bruit dans les lemmatisations, par exemple ramener la forme </w:t>
      </w:r>
      <w:r w:rsidR="004732BB" w:rsidRPr="004732BB">
        <w:rPr>
          <w:i/>
          <w:iCs/>
        </w:rPr>
        <w:t>sommes</w:t>
      </w:r>
      <w:r w:rsidR="004732BB">
        <w:t xml:space="preserve"> au verbe s</w:t>
      </w:r>
      <w:r w:rsidR="004732BB" w:rsidRPr="004732BB">
        <w:rPr>
          <w:i/>
          <w:iCs/>
        </w:rPr>
        <w:t>ommer</w:t>
      </w:r>
      <w:r w:rsidR="004732BB">
        <w:t xml:space="preserve"> plutôt que </w:t>
      </w:r>
      <w:r w:rsidR="004732BB" w:rsidRPr="004732BB">
        <w:rPr>
          <w:i/>
          <w:iCs/>
        </w:rPr>
        <w:t>être</w:t>
      </w:r>
      <w:r w:rsidR="004732BB">
        <w:t>).</w:t>
      </w:r>
    </w:p>
  </w:footnote>
  <w:footnote w:id="9">
    <w:p w14:paraId="2B97D116" w14:textId="2827FD6A" w:rsidR="005D0917" w:rsidRDefault="005D0917">
      <w:pPr>
        <w:pStyle w:val="Notedebasdepage"/>
      </w:pPr>
      <w:r>
        <w:rPr>
          <w:rStyle w:val="Appelnotedebasdep"/>
        </w:rPr>
        <w:footnoteRef/>
      </w:r>
      <w:r>
        <w:t xml:space="preserve"> </w:t>
      </w:r>
      <w:hyperlink r:id="rId16" w:history="1">
        <w:r w:rsidRPr="00C822A8">
          <w:rPr>
            <w:rStyle w:val="Lienhypertexte"/>
          </w:rPr>
          <w:t>https://opennlp.apache.org/</w:t>
        </w:r>
      </w:hyperlink>
      <w:r>
        <w:t xml:space="preserve"> </w:t>
      </w:r>
    </w:p>
  </w:footnote>
  <w:footnote w:id="10">
    <w:p w14:paraId="003BEAD7" w14:textId="0FA94A4E" w:rsidR="003546FC" w:rsidRDefault="003546FC">
      <w:pPr>
        <w:pStyle w:val="Notedebasdepage"/>
      </w:pPr>
      <w:r>
        <w:rPr>
          <w:rStyle w:val="Appelnotedebasdep"/>
        </w:rPr>
        <w:footnoteRef/>
      </w:r>
      <w:r>
        <w:t xml:space="preserve"> </w:t>
      </w:r>
      <w:hyperlink r:id="rId17" w:history="1">
        <w:r w:rsidRPr="000A17EB">
          <w:rPr>
            <w:rStyle w:val="Lienhypertexte"/>
          </w:rPr>
          <w:t>https://github.com/glorieux-f/exp-specifs/tree/main/data/2_lemma</w:t>
        </w:r>
      </w:hyperlink>
      <w:r>
        <w:t xml:space="preserve"> </w:t>
      </w:r>
    </w:p>
  </w:footnote>
  <w:footnote w:id="11">
    <w:p w14:paraId="125AAACD" w14:textId="69DA4B41" w:rsidR="003546FC" w:rsidRDefault="003546FC">
      <w:pPr>
        <w:pStyle w:val="Notedebasdepage"/>
      </w:pPr>
      <w:r>
        <w:rPr>
          <w:rStyle w:val="Appelnotedebasdep"/>
        </w:rPr>
        <w:footnoteRef/>
      </w:r>
      <w:r>
        <w:t xml:space="preserve"> </w:t>
      </w:r>
      <w:hyperlink r:id="rId18" w:history="1">
        <w:r w:rsidRPr="000A17EB">
          <w:rPr>
            <w:rStyle w:val="Lienhypertexte"/>
          </w:rPr>
          <w:t>https://github.com/glorieux-f/exp-specifs/tree/main/data</w:t>
        </w:r>
      </w:hyperlink>
      <w:r>
        <w:t xml:space="preserve"> </w:t>
      </w:r>
    </w:p>
  </w:footnote>
  <w:footnote w:id="12">
    <w:p w14:paraId="3FD6E142" w14:textId="7D902F79" w:rsidR="00F51A36" w:rsidRDefault="00F51A36">
      <w:pPr>
        <w:pStyle w:val="Notedebasdepage"/>
      </w:pPr>
      <w:r>
        <w:rPr>
          <w:rStyle w:val="Appelnotedebasdep"/>
        </w:rPr>
        <w:footnoteRef/>
      </w:r>
      <w:r>
        <w:t xml:space="preserve"> </w:t>
      </w:r>
      <w:r w:rsidRPr="00F51A36">
        <w:t>https://www.sketchengine.eu/documentation/simple-maths</w:t>
      </w:r>
      <w:r>
        <w:t>/</w:t>
      </w:r>
    </w:p>
  </w:footnote>
  <w:footnote w:id="13">
    <w:p w14:paraId="0910BE99" w14:textId="361A7AA6" w:rsidR="00BB7452" w:rsidRDefault="00BB7452" w:rsidP="00BB7452">
      <w:pPr>
        <w:pStyle w:val="Notedebasdepage"/>
      </w:pPr>
      <w:r>
        <w:rPr>
          <w:rStyle w:val="Appelnotedebasdep"/>
        </w:rPr>
        <w:footnoteRef/>
      </w:r>
      <w:r w:rsidR="004E61F1">
        <w:t xml:space="preserve"> </w:t>
      </w:r>
      <w:hyperlink r:id="rId19" w:history="1">
        <w:r w:rsidR="004E61F1" w:rsidRPr="00F84708">
          <w:rPr>
            <w:rStyle w:val="Lienhypertexte"/>
          </w:rPr>
          <w:t>https://github.com/glorieux-f/exp-specifs/tree/main/results/keywords100</w:t>
        </w:r>
      </w:hyperlink>
      <w:r w:rsidR="004E61F1">
        <w:t xml:space="preserve"> </w:t>
      </w:r>
    </w:p>
  </w:footnote>
  <w:footnote w:id="14">
    <w:p w14:paraId="458A125E" w14:textId="0E73242B" w:rsidR="00CC3CA9" w:rsidRDefault="00CC3CA9">
      <w:pPr>
        <w:pStyle w:val="Notedebasdepage"/>
      </w:pPr>
      <w:r>
        <w:rPr>
          <w:rStyle w:val="Appelnotedebasdep"/>
        </w:rPr>
        <w:footnoteRef/>
      </w:r>
      <w:r w:rsidRPr="00F70B73">
        <w:rPr>
          <w:lang w:val="en-US"/>
        </w:rPr>
        <w:t xml:space="preserve"> </w:t>
      </w:r>
      <w:r w:rsidR="00F70B73" w:rsidRPr="00F70B73">
        <w:rPr>
          <w:lang w:val="en-US"/>
        </w:rPr>
        <w:t xml:space="preserve">Webber, W., Moffat, A., &amp; Zobel, J. (2010). A similarity measure for indefinite rankings. </w:t>
      </w:r>
      <w:r w:rsidR="00F70B73" w:rsidRPr="00F70B73">
        <w:rPr>
          <w:i/>
          <w:iCs/>
        </w:rPr>
        <w:t>ACM Transactions on Information Systems (TOIS)</w:t>
      </w:r>
      <w:r w:rsidR="00F70B73" w:rsidRPr="00F70B73">
        <w:t xml:space="preserve">, </w:t>
      </w:r>
      <w:r w:rsidR="00F70B73" w:rsidRPr="00F70B73">
        <w:rPr>
          <w:i/>
          <w:iCs/>
        </w:rPr>
        <w:t>28</w:t>
      </w:r>
      <w:r w:rsidR="00F70B73" w:rsidRPr="00F70B73">
        <w:t xml:space="preserve">(4), 20:1-20:38. </w:t>
      </w:r>
      <w:hyperlink r:id="rId20" w:history="1">
        <w:r w:rsidR="00F70B73" w:rsidRPr="00F70B73">
          <w:rPr>
            <w:rStyle w:val="Lienhypertexte"/>
          </w:rPr>
          <w:t>https://doi.org/10.1145/1852102.1852106</w:t>
        </w:r>
      </w:hyperlink>
    </w:p>
  </w:footnote>
  <w:footnote w:id="15">
    <w:p w14:paraId="0AD100C8" w14:textId="77777777" w:rsidR="004E61F1" w:rsidRDefault="004E61F1" w:rsidP="004E61F1">
      <w:pPr>
        <w:pStyle w:val="Notedebasdepage"/>
      </w:pPr>
      <w:r>
        <w:rPr>
          <w:rStyle w:val="Appelnotedebasdep"/>
        </w:rPr>
        <w:footnoteRef/>
      </w:r>
      <w:r>
        <w:t xml:space="preserve"> </w:t>
      </w:r>
      <w:hyperlink r:id="rId21" w:history="1">
        <w:r w:rsidRPr="009D142C">
          <w:rPr>
            <w:rStyle w:val="Lienhypertexte"/>
          </w:rPr>
          <w:t>https://www.frantext.fr/</w:t>
        </w:r>
      </w:hyperlink>
      <w:r>
        <w:t xml:space="preserve"> </w:t>
      </w:r>
    </w:p>
  </w:footnote>
  <w:footnote w:id="16">
    <w:p w14:paraId="0F17AB29" w14:textId="77777777" w:rsidR="004E61F1" w:rsidRDefault="004E61F1" w:rsidP="004E61F1">
      <w:pPr>
        <w:pStyle w:val="Notedebasdepage"/>
      </w:pPr>
      <w:r>
        <w:rPr>
          <w:rStyle w:val="Appelnotedebasdep"/>
        </w:rPr>
        <w:footnoteRef/>
      </w:r>
      <w:r>
        <w:t xml:space="preserve"> </w:t>
      </w:r>
      <w:hyperlink r:id="rId22" w:history="1">
        <w:r w:rsidRPr="009D142C">
          <w:rPr>
            <w:rStyle w:val="Lienhypertexte"/>
          </w:rPr>
          <w:t>https://wiki.frantext.fr/bin/view/Main/Manuel%20d%27utilisation/Recherche/%C3%89tude%20de%20voisinage/</w:t>
        </w:r>
      </w:hyperlink>
      <w:r>
        <w:t xml:space="preserve"> </w:t>
      </w:r>
    </w:p>
  </w:footnote>
  <w:footnote w:id="17">
    <w:p w14:paraId="1A0E07B5" w14:textId="77777777" w:rsidR="004E61F1" w:rsidRDefault="004E61F1" w:rsidP="004E61F1">
      <w:pPr>
        <w:pStyle w:val="Notedebasdepage"/>
      </w:pPr>
      <w:r>
        <w:rPr>
          <w:rStyle w:val="Appelnotedebasdep"/>
        </w:rPr>
        <w:footnoteRef/>
      </w:r>
      <w:r>
        <w:t xml:space="preserve"> </w:t>
      </w:r>
      <w:hyperlink r:id="rId23" w:history="1">
        <w:r w:rsidRPr="009D142C">
          <w:rPr>
            <w:rStyle w:val="Lienhypertexte"/>
          </w:rPr>
          <w:t>https://www.sketchengine.eu/</w:t>
        </w:r>
      </w:hyperlink>
      <w:r>
        <w:t xml:space="preserve"> </w:t>
      </w:r>
    </w:p>
  </w:footnote>
  <w:footnote w:id="18">
    <w:p w14:paraId="274A6CFE" w14:textId="77777777" w:rsidR="004E61F1" w:rsidRDefault="004E61F1" w:rsidP="004E61F1">
      <w:pPr>
        <w:pStyle w:val="Notedebasdepage"/>
      </w:pPr>
      <w:r>
        <w:rPr>
          <w:rStyle w:val="Appelnotedebasdep"/>
        </w:rPr>
        <w:footnoteRef/>
      </w:r>
      <w:r>
        <w:t xml:space="preserve"> </w:t>
      </w:r>
      <w:hyperlink r:id="rId24" w:history="1">
        <w:r w:rsidRPr="009D142C">
          <w:rPr>
            <w:rStyle w:val="Lienhypertexte"/>
          </w:rPr>
          <w:t>https://www.sketchengine.eu/wp-content/uploads/ske-statistics.pdf</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F11FF2"/>
    <w:multiLevelType w:val="hybridMultilevel"/>
    <w:tmpl w:val="29145312"/>
    <w:lvl w:ilvl="0" w:tplc="E4AC276E">
      <w:start w:val="2"/>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cs="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cs="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cs="Wingdings" w:hint="default"/>
      </w:rPr>
    </w:lvl>
  </w:abstractNum>
  <w:abstractNum w:abstractNumId="1" w15:restartNumberingAfterBreak="0">
    <w:nsid w:val="775F536C"/>
    <w:multiLevelType w:val="hybridMultilevel"/>
    <w:tmpl w:val="18C83254"/>
    <w:lvl w:ilvl="0" w:tplc="3D5EB700">
      <w:numFmt w:val="bullet"/>
      <w:lvlText w:val=""/>
      <w:lvlJc w:val="left"/>
      <w:pPr>
        <w:ind w:left="1068" w:hanging="360"/>
      </w:pPr>
      <w:rPr>
        <w:rFonts w:ascii="Wingdings" w:eastAsiaTheme="minorHAnsi" w:hAnsi="Wingdings" w:cstheme="minorBidi"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num w:numId="1" w16cid:durableId="875429981">
    <w:abstractNumId w:val="1"/>
  </w:num>
  <w:num w:numId="2" w16cid:durableId="7715867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c Ratcliff">
    <w15:presenceInfo w15:providerId="AD" w15:userId="S::Marc.Ratcliff@unige.ch::059e55c4-f8ae-4da8-95ca-3f23f484862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08"/>
    <w:rsid w:val="00002A88"/>
    <w:rsid w:val="00006522"/>
    <w:rsid w:val="00006B68"/>
    <w:rsid w:val="000073DE"/>
    <w:rsid w:val="00007D63"/>
    <w:rsid w:val="00012F55"/>
    <w:rsid w:val="0001328C"/>
    <w:rsid w:val="000152B3"/>
    <w:rsid w:val="00022B14"/>
    <w:rsid w:val="00025F3E"/>
    <w:rsid w:val="000270B4"/>
    <w:rsid w:val="000335BF"/>
    <w:rsid w:val="00035591"/>
    <w:rsid w:val="000370E7"/>
    <w:rsid w:val="00037DA5"/>
    <w:rsid w:val="00042B67"/>
    <w:rsid w:val="00044119"/>
    <w:rsid w:val="0004618F"/>
    <w:rsid w:val="00056CC9"/>
    <w:rsid w:val="00057F8B"/>
    <w:rsid w:val="000603E6"/>
    <w:rsid w:val="000637C8"/>
    <w:rsid w:val="0006458C"/>
    <w:rsid w:val="000678EB"/>
    <w:rsid w:val="0007109E"/>
    <w:rsid w:val="00071565"/>
    <w:rsid w:val="000750C7"/>
    <w:rsid w:val="000753ED"/>
    <w:rsid w:val="00075F3E"/>
    <w:rsid w:val="00076910"/>
    <w:rsid w:val="00076C50"/>
    <w:rsid w:val="00077750"/>
    <w:rsid w:val="00081FF0"/>
    <w:rsid w:val="00082384"/>
    <w:rsid w:val="00082A4F"/>
    <w:rsid w:val="00091A1A"/>
    <w:rsid w:val="00093983"/>
    <w:rsid w:val="00093C97"/>
    <w:rsid w:val="00095452"/>
    <w:rsid w:val="00096060"/>
    <w:rsid w:val="000962AA"/>
    <w:rsid w:val="000A020F"/>
    <w:rsid w:val="000A3A54"/>
    <w:rsid w:val="000B105A"/>
    <w:rsid w:val="000B11AC"/>
    <w:rsid w:val="000B14EA"/>
    <w:rsid w:val="000B4E1E"/>
    <w:rsid w:val="000B5D9D"/>
    <w:rsid w:val="000B6281"/>
    <w:rsid w:val="000B62DD"/>
    <w:rsid w:val="000C08A8"/>
    <w:rsid w:val="000C0BBB"/>
    <w:rsid w:val="000C1685"/>
    <w:rsid w:val="000C2480"/>
    <w:rsid w:val="000C26A0"/>
    <w:rsid w:val="000C6858"/>
    <w:rsid w:val="000D0DC1"/>
    <w:rsid w:val="000D4178"/>
    <w:rsid w:val="000D5203"/>
    <w:rsid w:val="000D70F1"/>
    <w:rsid w:val="000D748C"/>
    <w:rsid w:val="000D7D79"/>
    <w:rsid w:val="000E0DEE"/>
    <w:rsid w:val="000E2B0E"/>
    <w:rsid w:val="000E52D3"/>
    <w:rsid w:val="000E5E4A"/>
    <w:rsid w:val="000E73B4"/>
    <w:rsid w:val="000F0E7A"/>
    <w:rsid w:val="00100A57"/>
    <w:rsid w:val="00101574"/>
    <w:rsid w:val="00102532"/>
    <w:rsid w:val="00105C10"/>
    <w:rsid w:val="001067F6"/>
    <w:rsid w:val="00106849"/>
    <w:rsid w:val="0011294F"/>
    <w:rsid w:val="00114CC1"/>
    <w:rsid w:val="00116399"/>
    <w:rsid w:val="00120500"/>
    <w:rsid w:val="00121510"/>
    <w:rsid w:val="00121E23"/>
    <w:rsid w:val="0012530C"/>
    <w:rsid w:val="00142CFC"/>
    <w:rsid w:val="00150478"/>
    <w:rsid w:val="001521B5"/>
    <w:rsid w:val="001541C8"/>
    <w:rsid w:val="00160C20"/>
    <w:rsid w:val="00160FC1"/>
    <w:rsid w:val="001621BF"/>
    <w:rsid w:val="001669C1"/>
    <w:rsid w:val="00170AD7"/>
    <w:rsid w:val="00170CF8"/>
    <w:rsid w:val="001711C3"/>
    <w:rsid w:val="00174619"/>
    <w:rsid w:val="00177C0E"/>
    <w:rsid w:val="0018171E"/>
    <w:rsid w:val="00181752"/>
    <w:rsid w:val="00182B1A"/>
    <w:rsid w:val="001835BE"/>
    <w:rsid w:val="00184D73"/>
    <w:rsid w:val="001877C3"/>
    <w:rsid w:val="001950D5"/>
    <w:rsid w:val="001A543E"/>
    <w:rsid w:val="001C01CB"/>
    <w:rsid w:val="001C4A3B"/>
    <w:rsid w:val="001C589C"/>
    <w:rsid w:val="001D3ACC"/>
    <w:rsid w:val="001D6BD4"/>
    <w:rsid w:val="001E0877"/>
    <w:rsid w:val="001E55CC"/>
    <w:rsid w:val="001E575D"/>
    <w:rsid w:val="001E5BAD"/>
    <w:rsid w:val="001E6768"/>
    <w:rsid w:val="001E684A"/>
    <w:rsid w:val="001F246E"/>
    <w:rsid w:val="001F3FA8"/>
    <w:rsid w:val="001F7B68"/>
    <w:rsid w:val="00201928"/>
    <w:rsid w:val="0020288D"/>
    <w:rsid w:val="00210D6C"/>
    <w:rsid w:val="00210FE6"/>
    <w:rsid w:val="00216996"/>
    <w:rsid w:val="002233AB"/>
    <w:rsid w:val="002246BD"/>
    <w:rsid w:val="00225954"/>
    <w:rsid w:val="00225FF4"/>
    <w:rsid w:val="00226D37"/>
    <w:rsid w:val="00226F4B"/>
    <w:rsid w:val="002403B6"/>
    <w:rsid w:val="002403E9"/>
    <w:rsid w:val="00243011"/>
    <w:rsid w:val="00253A2C"/>
    <w:rsid w:val="00254779"/>
    <w:rsid w:val="002563A8"/>
    <w:rsid w:val="0025760E"/>
    <w:rsid w:val="00261047"/>
    <w:rsid w:val="00261C9A"/>
    <w:rsid w:val="002674E9"/>
    <w:rsid w:val="0027034C"/>
    <w:rsid w:val="00275685"/>
    <w:rsid w:val="00280593"/>
    <w:rsid w:val="00283022"/>
    <w:rsid w:val="00283B86"/>
    <w:rsid w:val="00285518"/>
    <w:rsid w:val="00286F80"/>
    <w:rsid w:val="00292F4E"/>
    <w:rsid w:val="002A0690"/>
    <w:rsid w:val="002A1391"/>
    <w:rsid w:val="002A17C2"/>
    <w:rsid w:val="002A3C2A"/>
    <w:rsid w:val="002A3D75"/>
    <w:rsid w:val="002A71DE"/>
    <w:rsid w:val="002B00A8"/>
    <w:rsid w:val="002B28A5"/>
    <w:rsid w:val="002B4D2A"/>
    <w:rsid w:val="002B7575"/>
    <w:rsid w:val="002C0D20"/>
    <w:rsid w:val="002C38D9"/>
    <w:rsid w:val="002C5933"/>
    <w:rsid w:val="002D0D5A"/>
    <w:rsid w:val="002D0E41"/>
    <w:rsid w:val="002D165B"/>
    <w:rsid w:val="002D5D89"/>
    <w:rsid w:val="002D62AB"/>
    <w:rsid w:val="002E312E"/>
    <w:rsid w:val="002E67DF"/>
    <w:rsid w:val="002F1555"/>
    <w:rsid w:val="002F480A"/>
    <w:rsid w:val="002F4C8F"/>
    <w:rsid w:val="002F6411"/>
    <w:rsid w:val="002F66F8"/>
    <w:rsid w:val="002F6F12"/>
    <w:rsid w:val="00301353"/>
    <w:rsid w:val="00303179"/>
    <w:rsid w:val="003039D3"/>
    <w:rsid w:val="003067FB"/>
    <w:rsid w:val="00306818"/>
    <w:rsid w:val="00307D7A"/>
    <w:rsid w:val="00310B37"/>
    <w:rsid w:val="003122DA"/>
    <w:rsid w:val="00313CEA"/>
    <w:rsid w:val="00316EC7"/>
    <w:rsid w:val="0031738B"/>
    <w:rsid w:val="003204D1"/>
    <w:rsid w:val="003249DD"/>
    <w:rsid w:val="003267A7"/>
    <w:rsid w:val="003318E7"/>
    <w:rsid w:val="00333449"/>
    <w:rsid w:val="00335F1B"/>
    <w:rsid w:val="00341A03"/>
    <w:rsid w:val="00345F9A"/>
    <w:rsid w:val="003546FC"/>
    <w:rsid w:val="003602D2"/>
    <w:rsid w:val="00363195"/>
    <w:rsid w:val="00366A5F"/>
    <w:rsid w:val="00370921"/>
    <w:rsid w:val="00372FBE"/>
    <w:rsid w:val="00373006"/>
    <w:rsid w:val="0037302F"/>
    <w:rsid w:val="00380594"/>
    <w:rsid w:val="00380C6A"/>
    <w:rsid w:val="00381FDF"/>
    <w:rsid w:val="00384316"/>
    <w:rsid w:val="0038758B"/>
    <w:rsid w:val="00392619"/>
    <w:rsid w:val="003928FF"/>
    <w:rsid w:val="0039497A"/>
    <w:rsid w:val="00396CCE"/>
    <w:rsid w:val="003A18C2"/>
    <w:rsid w:val="003A3334"/>
    <w:rsid w:val="003A49AB"/>
    <w:rsid w:val="003A56B8"/>
    <w:rsid w:val="003B3330"/>
    <w:rsid w:val="003B3BBD"/>
    <w:rsid w:val="003B49CB"/>
    <w:rsid w:val="003B60D6"/>
    <w:rsid w:val="003C0B75"/>
    <w:rsid w:val="003C0F4A"/>
    <w:rsid w:val="003C1C24"/>
    <w:rsid w:val="003D108D"/>
    <w:rsid w:val="003D1A80"/>
    <w:rsid w:val="003D254E"/>
    <w:rsid w:val="003D3137"/>
    <w:rsid w:val="003D6D32"/>
    <w:rsid w:val="003E2742"/>
    <w:rsid w:val="003E468C"/>
    <w:rsid w:val="003E5AC0"/>
    <w:rsid w:val="003E615E"/>
    <w:rsid w:val="003F4E59"/>
    <w:rsid w:val="0040244B"/>
    <w:rsid w:val="00402E7B"/>
    <w:rsid w:val="0040671F"/>
    <w:rsid w:val="00406E7A"/>
    <w:rsid w:val="0041065C"/>
    <w:rsid w:val="00412217"/>
    <w:rsid w:val="004131E8"/>
    <w:rsid w:val="00414FB4"/>
    <w:rsid w:val="004177BD"/>
    <w:rsid w:val="004230C0"/>
    <w:rsid w:val="0042553B"/>
    <w:rsid w:val="00430740"/>
    <w:rsid w:val="00430771"/>
    <w:rsid w:val="00430936"/>
    <w:rsid w:val="00430FB9"/>
    <w:rsid w:val="0043247D"/>
    <w:rsid w:val="0043473A"/>
    <w:rsid w:val="00436754"/>
    <w:rsid w:val="00443042"/>
    <w:rsid w:val="00445FD3"/>
    <w:rsid w:val="004463D4"/>
    <w:rsid w:val="00447F80"/>
    <w:rsid w:val="00453065"/>
    <w:rsid w:val="00462E6C"/>
    <w:rsid w:val="00463673"/>
    <w:rsid w:val="00465ED8"/>
    <w:rsid w:val="00472111"/>
    <w:rsid w:val="004732BB"/>
    <w:rsid w:val="0047364E"/>
    <w:rsid w:val="00474702"/>
    <w:rsid w:val="004753C2"/>
    <w:rsid w:val="00475730"/>
    <w:rsid w:val="00475FCF"/>
    <w:rsid w:val="00477410"/>
    <w:rsid w:val="0047791B"/>
    <w:rsid w:val="00481D55"/>
    <w:rsid w:val="00481E89"/>
    <w:rsid w:val="00484658"/>
    <w:rsid w:val="00487ADA"/>
    <w:rsid w:val="004902E0"/>
    <w:rsid w:val="004914E2"/>
    <w:rsid w:val="004917DA"/>
    <w:rsid w:val="00493405"/>
    <w:rsid w:val="0049456E"/>
    <w:rsid w:val="0049484E"/>
    <w:rsid w:val="004961AF"/>
    <w:rsid w:val="00496357"/>
    <w:rsid w:val="004969D2"/>
    <w:rsid w:val="004979F1"/>
    <w:rsid w:val="004A2434"/>
    <w:rsid w:val="004A2F1C"/>
    <w:rsid w:val="004A321F"/>
    <w:rsid w:val="004A3A27"/>
    <w:rsid w:val="004A3B1A"/>
    <w:rsid w:val="004A3BE7"/>
    <w:rsid w:val="004A7FC7"/>
    <w:rsid w:val="004B13AA"/>
    <w:rsid w:val="004C010D"/>
    <w:rsid w:val="004C16DC"/>
    <w:rsid w:val="004C4209"/>
    <w:rsid w:val="004C4DB1"/>
    <w:rsid w:val="004D2351"/>
    <w:rsid w:val="004D5723"/>
    <w:rsid w:val="004E14EB"/>
    <w:rsid w:val="004E32EC"/>
    <w:rsid w:val="004E5374"/>
    <w:rsid w:val="004E61F1"/>
    <w:rsid w:val="004F016D"/>
    <w:rsid w:val="004F0332"/>
    <w:rsid w:val="004F401D"/>
    <w:rsid w:val="00501E30"/>
    <w:rsid w:val="0050359D"/>
    <w:rsid w:val="00503D6D"/>
    <w:rsid w:val="00505CF3"/>
    <w:rsid w:val="005067C9"/>
    <w:rsid w:val="00510493"/>
    <w:rsid w:val="0051462A"/>
    <w:rsid w:val="005148FF"/>
    <w:rsid w:val="005176F2"/>
    <w:rsid w:val="00517F41"/>
    <w:rsid w:val="00520F78"/>
    <w:rsid w:val="005212E0"/>
    <w:rsid w:val="00521854"/>
    <w:rsid w:val="00530A4F"/>
    <w:rsid w:val="00532D6F"/>
    <w:rsid w:val="00534752"/>
    <w:rsid w:val="0053680B"/>
    <w:rsid w:val="00537455"/>
    <w:rsid w:val="00542CB2"/>
    <w:rsid w:val="0054402C"/>
    <w:rsid w:val="0054576D"/>
    <w:rsid w:val="005515CF"/>
    <w:rsid w:val="00552419"/>
    <w:rsid w:val="00554EE8"/>
    <w:rsid w:val="00556624"/>
    <w:rsid w:val="0056023B"/>
    <w:rsid w:val="00560D03"/>
    <w:rsid w:val="005657E5"/>
    <w:rsid w:val="00567AFB"/>
    <w:rsid w:val="005745BC"/>
    <w:rsid w:val="005748BA"/>
    <w:rsid w:val="00574BE1"/>
    <w:rsid w:val="00574D57"/>
    <w:rsid w:val="005750A1"/>
    <w:rsid w:val="00575FB2"/>
    <w:rsid w:val="00583651"/>
    <w:rsid w:val="00586D50"/>
    <w:rsid w:val="00587DDD"/>
    <w:rsid w:val="0059477A"/>
    <w:rsid w:val="005961FC"/>
    <w:rsid w:val="005A1042"/>
    <w:rsid w:val="005A140B"/>
    <w:rsid w:val="005A1847"/>
    <w:rsid w:val="005A4358"/>
    <w:rsid w:val="005A53C5"/>
    <w:rsid w:val="005A581B"/>
    <w:rsid w:val="005A718F"/>
    <w:rsid w:val="005B2F43"/>
    <w:rsid w:val="005B54C2"/>
    <w:rsid w:val="005C4A93"/>
    <w:rsid w:val="005D0917"/>
    <w:rsid w:val="005D1DCB"/>
    <w:rsid w:val="005D53AA"/>
    <w:rsid w:val="005D74DA"/>
    <w:rsid w:val="005E2327"/>
    <w:rsid w:val="005E3557"/>
    <w:rsid w:val="005E3795"/>
    <w:rsid w:val="005E3A8B"/>
    <w:rsid w:val="005E644E"/>
    <w:rsid w:val="005F1D55"/>
    <w:rsid w:val="005F2688"/>
    <w:rsid w:val="00600985"/>
    <w:rsid w:val="00601518"/>
    <w:rsid w:val="006163AD"/>
    <w:rsid w:val="00622315"/>
    <w:rsid w:val="006235BD"/>
    <w:rsid w:val="006263EF"/>
    <w:rsid w:val="00635A35"/>
    <w:rsid w:val="0063796E"/>
    <w:rsid w:val="00641065"/>
    <w:rsid w:val="006429DD"/>
    <w:rsid w:val="00644B5E"/>
    <w:rsid w:val="00644D1D"/>
    <w:rsid w:val="00645042"/>
    <w:rsid w:val="00652DC4"/>
    <w:rsid w:val="006540BA"/>
    <w:rsid w:val="006544F9"/>
    <w:rsid w:val="00656671"/>
    <w:rsid w:val="00656FC6"/>
    <w:rsid w:val="00660977"/>
    <w:rsid w:val="006617EF"/>
    <w:rsid w:val="0066344D"/>
    <w:rsid w:val="0066600A"/>
    <w:rsid w:val="0067014C"/>
    <w:rsid w:val="00674D7E"/>
    <w:rsid w:val="00683000"/>
    <w:rsid w:val="00683327"/>
    <w:rsid w:val="00685139"/>
    <w:rsid w:val="006A0AE4"/>
    <w:rsid w:val="006A3FD5"/>
    <w:rsid w:val="006A40FE"/>
    <w:rsid w:val="006A6ADD"/>
    <w:rsid w:val="006B11F5"/>
    <w:rsid w:val="006B39F9"/>
    <w:rsid w:val="006B3AE6"/>
    <w:rsid w:val="006B715E"/>
    <w:rsid w:val="006B759D"/>
    <w:rsid w:val="006C1363"/>
    <w:rsid w:val="006C274D"/>
    <w:rsid w:val="006C2B2E"/>
    <w:rsid w:val="006C2B79"/>
    <w:rsid w:val="006C4128"/>
    <w:rsid w:val="006C472D"/>
    <w:rsid w:val="006C5FD8"/>
    <w:rsid w:val="006D08C5"/>
    <w:rsid w:val="006D1D7E"/>
    <w:rsid w:val="006D5A42"/>
    <w:rsid w:val="006E603B"/>
    <w:rsid w:val="006F46DE"/>
    <w:rsid w:val="006F6947"/>
    <w:rsid w:val="006F6B7C"/>
    <w:rsid w:val="007039CB"/>
    <w:rsid w:val="00705567"/>
    <w:rsid w:val="007104F6"/>
    <w:rsid w:val="00710B0A"/>
    <w:rsid w:val="007125AF"/>
    <w:rsid w:val="00717B73"/>
    <w:rsid w:val="007227D3"/>
    <w:rsid w:val="00723080"/>
    <w:rsid w:val="007249D3"/>
    <w:rsid w:val="007259B9"/>
    <w:rsid w:val="0072763B"/>
    <w:rsid w:val="00727B02"/>
    <w:rsid w:val="0073485F"/>
    <w:rsid w:val="00740817"/>
    <w:rsid w:val="00740E26"/>
    <w:rsid w:val="00743E5F"/>
    <w:rsid w:val="00750D32"/>
    <w:rsid w:val="0075782B"/>
    <w:rsid w:val="00757ED7"/>
    <w:rsid w:val="0076614A"/>
    <w:rsid w:val="007665B2"/>
    <w:rsid w:val="007717B2"/>
    <w:rsid w:val="007719E2"/>
    <w:rsid w:val="00776629"/>
    <w:rsid w:val="00777B71"/>
    <w:rsid w:val="007845C7"/>
    <w:rsid w:val="007872EF"/>
    <w:rsid w:val="00787D9F"/>
    <w:rsid w:val="00787F09"/>
    <w:rsid w:val="007915BB"/>
    <w:rsid w:val="00791B75"/>
    <w:rsid w:val="00794F9F"/>
    <w:rsid w:val="0079555C"/>
    <w:rsid w:val="007A0E51"/>
    <w:rsid w:val="007A13D5"/>
    <w:rsid w:val="007A3E42"/>
    <w:rsid w:val="007A4BAE"/>
    <w:rsid w:val="007B494C"/>
    <w:rsid w:val="007B6101"/>
    <w:rsid w:val="007B759C"/>
    <w:rsid w:val="007C466F"/>
    <w:rsid w:val="007C561C"/>
    <w:rsid w:val="007D5F2B"/>
    <w:rsid w:val="007D6553"/>
    <w:rsid w:val="007E47CF"/>
    <w:rsid w:val="007E5D09"/>
    <w:rsid w:val="007F01DC"/>
    <w:rsid w:val="007F1F73"/>
    <w:rsid w:val="007F25C9"/>
    <w:rsid w:val="007F6A46"/>
    <w:rsid w:val="00807650"/>
    <w:rsid w:val="008117C4"/>
    <w:rsid w:val="00811D15"/>
    <w:rsid w:val="008137DE"/>
    <w:rsid w:val="008138C5"/>
    <w:rsid w:val="00814CCF"/>
    <w:rsid w:val="00820557"/>
    <w:rsid w:val="008210F9"/>
    <w:rsid w:val="0082326F"/>
    <w:rsid w:val="008312B6"/>
    <w:rsid w:val="00835B6A"/>
    <w:rsid w:val="00840506"/>
    <w:rsid w:val="00841527"/>
    <w:rsid w:val="00842933"/>
    <w:rsid w:val="00842EC7"/>
    <w:rsid w:val="0084514A"/>
    <w:rsid w:val="008471D0"/>
    <w:rsid w:val="0085268E"/>
    <w:rsid w:val="00854775"/>
    <w:rsid w:val="008548B6"/>
    <w:rsid w:val="008604CE"/>
    <w:rsid w:val="00862410"/>
    <w:rsid w:val="008634E7"/>
    <w:rsid w:val="0086744D"/>
    <w:rsid w:val="008707F9"/>
    <w:rsid w:val="008718A2"/>
    <w:rsid w:val="0087257C"/>
    <w:rsid w:val="00876DB6"/>
    <w:rsid w:val="00881B7E"/>
    <w:rsid w:val="00887AC2"/>
    <w:rsid w:val="00890825"/>
    <w:rsid w:val="00891551"/>
    <w:rsid w:val="00892D23"/>
    <w:rsid w:val="008959D0"/>
    <w:rsid w:val="008959FF"/>
    <w:rsid w:val="008972CC"/>
    <w:rsid w:val="008A1D8A"/>
    <w:rsid w:val="008A3CB1"/>
    <w:rsid w:val="008A40E4"/>
    <w:rsid w:val="008A581F"/>
    <w:rsid w:val="008A74CD"/>
    <w:rsid w:val="008B57F3"/>
    <w:rsid w:val="008B5C28"/>
    <w:rsid w:val="008B79D8"/>
    <w:rsid w:val="008C2D70"/>
    <w:rsid w:val="008C3520"/>
    <w:rsid w:val="008C6075"/>
    <w:rsid w:val="008D2622"/>
    <w:rsid w:val="008D305B"/>
    <w:rsid w:val="008D3543"/>
    <w:rsid w:val="008D4295"/>
    <w:rsid w:val="008D534C"/>
    <w:rsid w:val="008D666B"/>
    <w:rsid w:val="008E5355"/>
    <w:rsid w:val="008E58D5"/>
    <w:rsid w:val="008F1343"/>
    <w:rsid w:val="008F1729"/>
    <w:rsid w:val="009004A9"/>
    <w:rsid w:val="00900F70"/>
    <w:rsid w:val="0090494A"/>
    <w:rsid w:val="0091166B"/>
    <w:rsid w:val="00912D2F"/>
    <w:rsid w:val="00915E9E"/>
    <w:rsid w:val="009200A9"/>
    <w:rsid w:val="00922871"/>
    <w:rsid w:val="0092514D"/>
    <w:rsid w:val="00926D8D"/>
    <w:rsid w:val="00946397"/>
    <w:rsid w:val="0094655C"/>
    <w:rsid w:val="00950924"/>
    <w:rsid w:val="00952677"/>
    <w:rsid w:val="00954CE6"/>
    <w:rsid w:val="00956F5B"/>
    <w:rsid w:val="0096333D"/>
    <w:rsid w:val="00963497"/>
    <w:rsid w:val="00971394"/>
    <w:rsid w:val="00974B50"/>
    <w:rsid w:val="009802A8"/>
    <w:rsid w:val="00982D1E"/>
    <w:rsid w:val="00994A07"/>
    <w:rsid w:val="009A3603"/>
    <w:rsid w:val="009A5201"/>
    <w:rsid w:val="009A5325"/>
    <w:rsid w:val="009A6DB8"/>
    <w:rsid w:val="009B0394"/>
    <w:rsid w:val="009B6403"/>
    <w:rsid w:val="009B757C"/>
    <w:rsid w:val="009B7D9D"/>
    <w:rsid w:val="009B7E5D"/>
    <w:rsid w:val="009C46E4"/>
    <w:rsid w:val="009C473C"/>
    <w:rsid w:val="009C4E30"/>
    <w:rsid w:val="009C7AC7"/>
    <w:rsid w:val="009D0226"/>
    <w:rsid w:val="009D1184"/>
    <w:rsid w:val="009D20F6"/>
    <w:rsid w:val="009D215A"/>
    <w:rsid w:val="009D7306"/>
    <w:rsid w:val="009D7D56"/>
    <w:rsid w:val="009E02EF"/>
    <w:rsid w:val="009E058D"/>
    <w:rsid w:val="009E5A8E"/>
    <w:rsid w:val="009E74EB"/>
    <w:rsid w:val="009F4163"/>
    <w:rsid w:val="009F5928"/>
    <w:rsid w:val="009F684E"/>
    <w:rsid w:val="00A05269"/>
    <w:rsid w:val="00A053DC"/>
    <w:rsid w:val="00A05490"/>
    <w:rsid w:val="00A058B2"/>
    <w:rsid w:val="00A12066"/>
    <w:rsid w:val="00A12133"/>
    <w:rsid w:val="00A13106"/>
    <w:rsid w:val="00A140A6"/>
    <w:rsid w:val="00A167E1"/>
    <w:rsid w:val="00A227E9"/>
    <w:rsid w:val="00A25F37"/>
    <w:rsid w:val="00A27C08"/>
    <w:rsid w:val="00A3513D"/>
    <w:rsid w:val="00A37415"/>
    <w:rsid w:val="00A4448B"/>
    <w:rsid w:val="00A47DFA"/>
    <w:rsid w:val="00A5104B"/>
    <w:rsid w:val="00A52508"/>
    <w:rsid w:val="00A53F88"/>
    <w:rsid w:val="00A609D7"/>
    <w:rsid w:val="00A633A2"/>
    <w:rsid w:val="00A6428E"/>
    <w:rsid w:val="00A64B7C"/>
    <w:rsid w:val="00A700C6"/>
    <w:rsid w:val="00A72FCB"/>
    <w:rsid w:val="00A738C5"/>
    <w:rsid w:val="00A73EE9"/>
    <w:rsid w:val="00A760F4"/>
    <w:rsid w:val="00A775BE"/>
    <w:rsid w:val="00A82C70"/>
    <w:rsid w:val="00A87A73"/>
    <w:rsid w:val="00A93197"/>
    <w:rsid w:val="00A933CA"/>
    <w:rsid w:val="00AA6968"/>
    <w:rsid w:val="00AA781A"/>
    <w:rsid w:val="00AB383E"/>
    <w:rsid w:val="00AB421D"/>
    <w:rsid w:val="00AB5EEA"/>
    <w:rsid w:val="00AB5F4E"/>
    <w:rsid w:val="00AC2FEA"/>
    <w:rsid w:val="00AC329A"/>
    <w:rsid w:val="00AC5DE7"/>
    <w:rsid w:val="00AC7BAA"/>
    <w:rsid w:val="00AD1171"/>
    <w:rsid w:val="00AE07D2"/>
    <w:rsid w:val="00AE164E"/>
    <w:rsid w:val="00AE3069"/>
    <w:rsid w:val="00AE33AD"/>
    <w:rsid w:val="00AE5F93"/>
    <w:rsid w:val="00AF10D4"/>
    <w:rsid w:val="00AF1310"/>
    <w:rsid w:val="00AF2383"/>
    <w:rsid w:val="00AF2E1A"/>
    <w:rsid w:val="00AF32D9"/>
    <w:rsid w:val="00AF74AF"/>
    <w:rsid w:val="00B01A5A"/>
    <w:rsid w:val="00B02C93"/>
    <w:rsid w:val="00B05F11"/>
    <w:rsid w:val="00B068E0"/>
    <w:rsid w:val="00B10ACE"/>
    <w:rsid w:val="00B11C4C"/>
    <w:rsid w:val="00B11FA8"/>
    <w:rsid w:val="00B1269D"/>
    <w:rsid w:val="00B17DD7"/>
    <w:rsid w:val="00B20CAA"/>
    <w:rsid w:val="00B21783"/>
    <w:rsid w:val="00B21CD8"/>
    <w:rsid w:val="00B26313"/>
    <w:rsid w:val="00B27FF5"/>
    <w:rsid w:val="00B32003"/>
    <w:rsid w:val="00B40818"/>
    <w:rsid w:val="00B420C9"/>
    <w:rsid w:val="00B436D4"/>
    <w:rsid w:val="00B505E5"/>
    <w:rsid w:val="00B51E86"/>
    <w:rsid w:val="00B576B2"/>
    <w:rsid w:val="00B61B0A"/>
    <w:rsid w:val="00B61B7E"/>
    <w:rsid w:val="00B63DC2"/>
    <w:rsid w:val="00B662F1"/>
    <w:rsid w:val="00B6644C"/>
    <w:rsid w:val="00B706E9"/>
    <w:rsid w:val="00B71AB4"/>
    <w:rsid w:val="00B72025"/>
    <w:rsid w:val="00B734A2"/>
    <w:rsid w:val="00B76C32"/>
    <w:rsid w:val="00B8306E"/>
    <w:rsid w:val="00B93BBB"/>
    <w:rsid w:val="00B9614B"/>
    <w:rsid w:val="00B97C59"/>
    <w:rsid w:val="00BA2A9C"/>
    <w:rsid w:val="00BA5725"/>
    <w:rsid w:val="00BA718A"/>
    <w:rsid w:val="00BB3179"/>
    <w:rsid w:val="00BB6BD3"/>
    <w:rsid w:val="00BB7452"/>
    <w:rsid w:val="00BC18D4"/>
    <w:rsid w:val="00BC19F0"/>
    <w:rsid w:val="00BC423C"/>
    <w:rsid w:val="00BC5F5D"/>
    <w:rsid w:val="00BC7CE7"/>
    <w:rsid w:val="00BD30C2"/>
    <w:rsid w:val="00BD4B63"/>
    <w:rsid w:val="00BD54E0"/>
    <w:rsid w:val="00BD6131"/>
    <w:rsid w:val="00BE0925"/>
    <w:rsid w:val="00BF0C4B"/>
    <w:rsid w:val="00BF1654"/>
    <w:rsid w:val="00BF229C"/>
    <w:rsid w:val="00BF3CBF"/>
    <w:rsid w:val="00BF6283"/>
    <w:rsid w:val="00BF76E4"/>
    <w:rsid w:val="00C00606"/>
    <w:rsid w:val="00C0389D"/>
    <w:rsid w:val="00C063F7"/>
    <w:rsid w:val="00C0771A"/>
    <w:rsid w:val="00C11BBF"/>
    <w:rsid w:val="00C13FA0"/>
    <w:rsid w:val="00C16992"/>
    <w:rsid w:val="00C17E7F"/>
    <w:rsid w:val="00C21D4B"/>
    <w:rsid w:val="00C21E27"/>
    <w:rsid w:val="00C22159"/>
    <w:rsid w:val="00C255C0"/>
    <w:rsid w:val="00C25F90"/>
    <w:rsid w:val="00C26672"/>
    <w:rsid w:val="00C34119"/>
    <w:rsid w:val="00C34DD8"/>
    <w:rsid w:val="00C4006C"/>
    <w:rsid w:val="00C51457"/>
    <w:rsid w:val="00C603DA"/>
    <w:rsid w:val="00C629F4"/>
    <w:rsid w:val="00C64772"/>
    <w:rsid w:val="00C66388"/>
    <w:rsid w:val="00C6647A"/>
    <w:rsid w:val="00C67F7B"/>
    <w:rsid w:val="00C70556"/>
    <w:rsid w:val="00C715A1"/>
    <w:rsid w:val="00C7207E"/>
    <w:rsid w:val="00C72828"/>
    <w:rsid w:val="00C83603"/>
    <w:rsid w:val="00C91D30"/>
    <w:rsid w:val="00C9328B"/>
    <w:rsid w:val="00C95A51"/>
    <w:rsid w:val="00C95F81"/>
    <w:rsid w:val="00CA0E86"/>
    <w:rsid w:val="00CA1D3E"/>
    <w:rsid w:val="00CA7236"/>
    <w:rsid w:val="00CB0F34"/>
    <w:rsid w:val="00CB5C0E"/>
    <w:rsid w:val="00CB6150"/>
    <w:rsid w:val="00CC3CA9"/>
    <w:rsid w:val="00CC7D94"/>
    <w:rsid w:val="00CD08B6"/>
    <w:rsid w:val="00CD0E74"/>
    <w:rsid w:val="00CD1406"/>
    <w:rsid w:val="00CD208C"/>
    <w:rsid w:val="00CD6DD0"/>
    <w:rsid w:val="00CE2AB5"/>
    <w:rsid w:val="00CE3157"/>
    <w:rsid w:val="00CE727A"/>
    <w:rsid w:val="00CF2EFD"/>
    <w:rsid w:val="00CF4251"/>
    <w:rsid w:val="00CF51A0"/>
    <w:rsid w:val="00CF60C9"/>
    <w:rsid w:val="00D009BB"/>
    <w:rsid w:val="00D01A03"/>
    <w:rsid w:val="00D02BF6"/>
    <w:rsid w:val="00D0301E"/>
    <w:rsid w:val="00D03AC0"/>
    <w:rsid w:val="00D138F1"/>
    <w:rsid w:val="00D1481F"/>
    <w:rsid w:val="00D166CA"/>
    <w:rsid w:val="00D2109B"/>
    <w:rsid w:val="00D21FCA"/>
    <w:rsid w:val="00D225D1"/>
    <w:rsid w:val="00D2274E"/>
    <w:rsid w:val="00D31287"/>
    <w:rsid w:val="00D319E8"/>
    <w:rsid w:val="00D331B6"/>
    <w:rsid w:val="00D336E1"/>
    <w:rsid w:val="00D341D5"/>
    <w:rsid w:val="00D34EA2"/>
    <w:rsid w:val="00D35627"/>
    <w:rsid w:val="00D404B8"/>
    <w:rsid w:val="00D40D9C"/>
    <w:rsid w:val="00D41F5E"/>
    <w:rsid w:val="00D4753D"/>
    <w:rsid w:val="00D5215A"/>
    <w:rsid w:val="00D57107"/>
    <w:rsid w:val="00D61083"/>
    <w:rsid w:val="00D64D9D"/>
    <w:rsid w:val="00D672D7"/>
    <w:rsid w:val="00D7041E"/>
    <w:rsid w:val="00D70436"/>
    <w:rsid w:val="00D7249F"/>
    <w:rsid w:val="00D76AAC"/>
    <w:rsid w:val="00D77858"/>
    <w:rsid w:val="00D80C26"/>
    <w:rsid w:val="00D8235E"/>
    <w:rsid w:val="00D86FDC"/>
    <w:rsid w:val="00D918C7"/>
    <w:rsid w:val="00D91BAB"/>
    <w:rsid w:val="00D946F6"/>
    <w:rsid w:val="00D94904"/>
    <w:rsid w:val="00DA1E15"/>
    <w:rsid w:val="00DA20FA"/>
    <w:rsid w:val="00DA23E0"/>
    <w:rsid w:val="00DA254E"/>
    <w:rsid w:val="00DA41C0"/>
    <w:rsid w:val="00DA6DD2"/>
    <w:rsid w:val="00DA7E7D"/>
    <w:rsid w:val="00DB198E"/>
    <w:rsid w:val="00DB29DC"/>
    <w:rsid w:val="00DB2FD0"/>
    <w:rsid w:val="00DB495A"/>
    <w:rsid w:val="00DB7317"/>
    <w:rsid w:val="00DB7D56"/>
    <w:rsid w:val="00DC0EB8"/>
    <w:rsid w:val="00DC1EEA"/>
    <w:rsid w:val="00DC4080"/>
    <w:rsid w:val="00DC55B5"/>
    <w:rsid w:val="00DC743C"/>
    <w:rsid w:val="00DC7CA1"/>
    <w:rsid w:val="00DC7E6D"/>
    <w:rsid w:val="00DD17D1"/>
    <w:rsid w:val="00DD33CA"/>
    <w:rsid w:val="00DD5425"/>
    <w:rsid w:val="00DD5DEE"/>
    <w:rsid w:val="00DE470C"/>
    <w:rsid w:val="00DE4F9A"/>
    <w:rsid w:val="00DE5DA5"/>
    <w:rsid w:val="00DF0C32"/>
    <w:rsid w:val="00DF245E"/>
    <w:rsid w:val="00DF37C1"/>
    <w:rsid w:val="00DF569F"/>
    <w:rsid w:val="00DF6F3B"/>
    <w:rsid w:val="00E019FC"/>
    <w:rsid w:val="00E058BD"/>
    <w:rsid w:val="00E10C42"/>
    <w:rsid w:val="00E2173C"/>
    <w:rsid w:val="00E21EE0"/>
    <w:rsid w:val="00E233D2"/>
    <w:rsid w:val="00E267F2"/>
    <w:rsid w:val="00E277A7"/>
    <w:rsid w:val="00E27A61"/>
    <w:rsid w:val="00E3065C"/>
    <w:rsid w:val="00E30A49"/>
    <w:rsid w:val="00E30D4E"/>
    <w:rsid w:val="00E40E91"/>
    <w:rsid w:val="00E4179F"/>
    <w:rsid w:val="00E43ABB"/>
    <w:rsid w:val="00E445A9"/>
    <w:rsid w:val="00E45754"/>
    <w:rsid w:val="00E50576"/>
    <w:rsid w:val="00E57672"/>
    <w:rsid w:val="00E6464B"/>
    <w:rsid w:val="00E67A02"/>
    <w:rsid w:val="00E708E7"/>
    <w:rsid w:val="00E74806"/>
    <w:rsid w:val="00E75B2B"/>
    <w:rsid w:val="00E87311"/>
    <w:rsid w:val="00E93541"/>
    <w:rsid w:val="00E966A1"/>
    <w:rsid w:val="00EA0A7A"/>
    <w:rsid w:val="00EA166A"/>
    <w:rsid w:val="00EA17A3"/>
    <w:rsid w:val="00EA4AB0"/>
    <w:rsid w:val="00EA60A8"/>
    <w:rsid w:val="00EA7B16"/>
    <w:rsid w:val="00EB02E7"/>
    <w:rsid w:val="00EB0D18"/>
    <w:rsid w:val="00EB1811"/>
    <w:rsid w:val="00EB1ABD"/>
    <w:rsid w:val="00EB28AB"/>
    <w:rsid w:val="00EB2E9D"/>
    <w:rsid w:val="00EB3587"/>
    <w:rsid w:val="00EC651D"/>
    <w:rsid w:val="00EC78D3"/>
    <w:rsid w:val="00ED16A6"/>
    <w:rsid w:val="00ED72F9"/>
    <w:rsid w:val="00EE0A69"/>
    <w:rsid w:val="00EE2E14"/>
    <w:rsid w:val="00EE3069"/>
    <w:rsid w:val="00EE38B4"/>
    <w:rsid w:val="00EE3C85"/>
    <w:rsid w:val="00EE46B8"/>
    <w:rsid w:val="00EE5707"/>
    <w:rsid w:val="00EE7DB0"/>
    <w:rsid w:val="00EF49F8"/>
    <w:rsid w:val="00EF4E26"/>
    <w:rsid w:val="00EF7E13"/>
    <w:rsid w:val="00F00E27"/>
    <w:rsid w:val="00F01FE3"/>
    <w:rsid w:val="00F02AF6"/>
    <w:rsid w:val="00F03D62"/>
    <w:rsid w:val="00F04059"/>
    <w:rsid w:val="00F044D8"/>
    <w:rsid w:val="00F1304E"/>
    <w:rsid w:val="00F17473"/>
    <w:rsid w:val="00F206F1"/>
    <w:rsid w:val="00F246F4"/>
    <w:rsid w:val="00F26665"/>
    <w:rsid w:val="00F31565"/>
    <w:rsid w:val="00F35D77"/>
    <w:rsid w:val="00F35E68"/>
    <w:rsid w:val="00F37105"/>
    <w:rsid w:val="00F418E2"/>
    <w:rsid w:val="00F47C92"/>
    <w:rsid w:val="00F51A36"/>
    <w:rsid w:val="00F52141"/>
    <w:rsid w:val="00F54C98"/>
    <w:rsid w:val="00F54E08"/>
    <w:rsid w:val="00F55469"/>
    <w:rsid w:val="00F5578D"/>
    <w:rsid w:val="00F635D8"/>
    <w:rsid w:val="00F65161"/>
    <w:rsid w:val="00F70B73"/>
    <w:rsid w:val="00F70F08"/>
    <w:rsid w:val="00F7222C"/>
    <w:rsid w:val="00F73976"/>
    <w:rsid w:val="00F750DE"/>
    <w:rsid w:val="00F760D0"/>
    <w:rsid w:val="00F7707D"/>
    <w:rsid w:val="00F77EAA"/>
    <w:rsid w:val="00F842E1"/>
    <w:rsid w:val="00F84ABD"/>
    <w:rsid w:val="00F9229D"/>
    <w:rsid w:val="00F92547"/>
    <w:rsid w:val="00F92949"/>
    <w:rsid w:val="00F932FC"/>
    <w:rsid w:val="00FA5062"/>
    <w:rsid w:val="00FB2560"/>
    <w:rsid w:val="00FB2827"/>
    <w:rsid w:val="00FB5C22"/>
    <w:rsid w:val="00FC0682"/>
    <w:rsid w:val="00FC5CC2"/>
    <w:rsid w:val="00FC6107"/>
    <w:rsid w:val="00FD1E34"/>
    <w:rsid w:val="00FE0087"/>
    <w:rsid w:val="00FE203F"/>
    <w:rsid w:val="00FE2551"/>
    <w:rsid w:val="00FE6934"/>
    <w:rsid w:val="00FE7768"/>
    <w:rsid w:val="00FF0589"/>
    <w:rsid w:val="00FF2D2A"/>
    <w:rsid w:val="00FF4D97"/>
    <w:rsid w:val="00FF5557"/>
    <w:rsid w:val="00FF65DC"/>
    <w:rsid w:val="00FF6E9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0E9EC"/>
  <w15:chartTrackingRefBased/>
  <w15:docId w15:val="{FC6567CD-EB55-43FC-863B-3B1DA710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9D7"/>
    <w:pPr>
      <w:spacing w:after="0"/>
      <w:ind w:firstLine="709"/>
      <w:jc w:val="both"/>
    </w:pPr>
    <w:rPr>
      <w:rFonts w:ascii="Times New Roman" w:hAnsi="Times New Roman"/>
      <w:sz w:val="24"/>
    </w:rPr>
  </w:style>
  <w:style w:type="paragraph" w:styleId="Titre1">
    <w:name w:val="heading 1"/>
    <w:basedOn w:val="Normal"/>
    <w:next w:val="Normal"/>
    <w:link w:val="Titre1Car"/>
    <w:uiPriority w:val="9"/>
    <w:qFormat/>
    <w:rsid w:val="00A609D7"/>
    <w:pPr>
      <w:keepNext/>
      <w:keepLines/>
      <w:spacing w:before="360" w:after="360"/>
      <w:ind w:firstLine="0"/>
      <w:jc w:val="left"/>
      <w:outlineLvl w:val="0"/>
    </w:pPr>
    <w:rPr>
      <w:rFonts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F5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54E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4E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4E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4E0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4E0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4E0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4E0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09D7"/>
    <w:rPr>
      <w:rFonts w:ascii="Times New Roman" w:eastAsiaTheme="majorEastAsia" w:hAnsi="Times New Roman" w:cstheme="majorBidi"/>
      <w:color w:val="0F4761" w:themeColor="accent1" w:themeShade="BF"/>
      <w:sz w:val="40"/>
      <w:szCs w:val="40"/>
    </w:rPr>
  </w:style>
  <w:style w:type="character" w:customStyle="1" w:styleId="Titre2Car">
    <w:name w:val="Titre 2 Car"/>
    <w:basedOn w:val="Policepardfaut"/>
    <w:link w:val="Titre2"/>
    <w:uiPriority w:val="9"/>
    <w:rsid w:val="00F54E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54E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4E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4E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4E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4E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4E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4E08"/>
    <w:rPr>
      <w:rFonts w:eastAsiaTheme="majorEastAsia" w:cstheme="majorBidi"/>
      <w:color w:val="272727" w:themeColor="text1" w:themeTint="D8"/>
    </w:rPr>
  </w:style>
  <w:style w:type="paragraph" w:styleId="Titre">
    <w:name w:val="Title"/>
    <w:basedOn w:val="Normal"/>
    <w:next w:val="Normal"/>
    <w:link w:val="TitreCar"/>
    <w:uiPriority w:val="10"/>
    <w:qFormat/>
    <w:rsid w:val="00A609D7"/>
    <w:pPr>
      <w:spacing w:after="80" w:line="240" w:lineRule="auto"/>
      <w:ind w:firstLine="0"/>
      <w:contextualSpacing/>
      <w:jc w:val="left"/>
    </w:pPr>
    <w:rPr>
      <w:rFonts w:eastAsiaTheme="majorEastAsia" w:cstheme="majorBidi"/>
      <w:spacing w:val="-10"/>
      <w:kern w:val="28"/>
      <w:sz w:val="56"/>
      <w:szCs w:val="56"/>
    </w:rPr>
  </w:style>
  <w:style w:type="character" w:customStyle="1" w:styleId="TitreCar">
    <w:name w:val="Titre Car"/>
    <w:basedOn w:val="Policepardfaut"/>
    <w:link w:val="Titre"/>
    <w:uiPriority w:val="10"/>
    <w:rsid w:val="00A609D7"/>
    <w:rPr>
      <w:rFonts w:ascii="Times New Roman" w:eastAsiaTheme="majorEastAsia" w:hAnsi="Times New Roman" w:cstheme="majorBidi"/>
      <w:spacing w:val="-10"/>
      <w:kern w:val="28"/>
      <w:sz w:val="56"/>
      <w:szCs w:val="56"/>
    </w:rPr>
  </w:style>
  <w:style w:type="paragraph" w:styleId="Sous-titre">
    <w:name w:val="Subtitle"/>
    <w:basedOn w:val="Normal"/>
    <w:next w:val="Normal"/>
    <w:link w:val="Sous-titreCar"/>
    <w:uiPriority w:val="11"/>
    <w:qFormat/>
    <w:rsid w:val="00F54E08"/>
    <w:pPr>
      <w:numPr>
        <w:ilvl w:val="1"/>
      </w:numPr>
      <w:ind w:firstLine="709"/>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4E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1FCA"/>
    <w:pPr>
      <w:spacing w:before="160" w:after="160"/>
      <w:ind w:left="709"/>
      <w:contextualSpacing/>
      <w:jc w:val="left"/>
    </w:pPr>
    <w:rPr>
      <w:iCs/>
      <w:color w:val="404040" w:themeColor="text1" w:themeTint="BF"/>
    </w:rPr>
  </w:style>
  <w:style w:type="character" w:customStyle="1" w:styleId="CitationCar">
    <w:name w:val="Citation Car"/>
    <w:basedOn w:val="Policepardfaut"/>
    <w:link w:val="Citation"/>
    <w:uiPriority w:val="29"/>
    <w:qFormat/>
    <w:rsid w:val="00D21FCA"/>
    <w:rPr>
      <w:rFonts w:ascii="Times New Roman" w:hAnsi="Times New Roman"/>
      <w:iCs/>
      <w:color w:val="404040" w:themeColor="text1" w:themeTint="BF"/>
      <w:sz w:val="24"/>
    </w:rPr>
  </w:style>
  <w:style w:type="paragraph" w:styleId="Paragraphedeliste">
    <w:name w:val="List Paragraph"/>
    <w:basedOn w:val="Normal"/>
    <w:uiPriority w:val="34"/>
    <w:qFormat/>
    <w:rsid w:val="00F54E08"/>
    <w:pPr>
      <w:ind w:left="720"/>
      <w:contextualSpacing/>
    </w:pPr>
  </w:style>
  <w:style w:type="character" w:styleId="Accentuationintense">
    <w:name w:val="Intense Emphasis"/>
    <w:basedOn w:val="Policepardfaut"/>
    <w:uiPriority w:val="21"/>
    <w:qFormat/>
    <w:rsid w:val="00F54E08"/>
    <w:rPr>
      <w:i/>
      <w:iCs/>
      <w:color w:val="0F4761" w:themeColor="accent1" w:themeShade="BF"/>
    </w:rPr>
  </w:style>
  <w:style w:type="paragraph" w:styleId="Citationintense">
    <w:name w:val="Intense Quote"/>
    <w:basedOn w:val="Normal"/>
    <w:next w:val="Normal"/>
    <w:link w:val="CitationintenseCar"/>
    <w:uiPriority w:val="30"/>
    <w:qFormat/>
    <w:rsid w:val="00F5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4E08"/>
    <w:rPr>
      <w:i/>
      <w:iCs/>
      <w:color w:val="0F4761" w:themeColor="accent1" w:themeShade="BF"/>
    </w:rPr>
  </w:style>
  <w:style w:type="character" w:styleId="Rfrenceintense">
    <w:name w:val="Intense Reference"/>
    <w:basedOn w:val="Policepardfaut"/>
    <w:uiPriority w:val="32"/>
    <w:qFormat/>
    <w:rsid w:val="00F54E08"/>
    <w:rPr>
      <w:b/>
      <w:bCs/>
      <w:smallCaps/>
      <w:color w:val="0F4761" w:themeColor="accent1" w:themeShade="BF"/>
      <w:spacing w:val="5"/>
    </w:rPr>
  </w:style>
  <w:style w:type="character" w:styleId="Lienhypertexte">
    <w:name w:val="Hyperlink"/>
    <w:basedOn w:val="Policepardfaut"/>
    <w:uiPriority w:val="99"/>
    <w:unhideWhenUsed/>
    <w:rsid w:val="00C66388"/>
    <w:rPr>
      <w:color w:val="467886" w:themeColor="hyperlink"/>
      <w:u w:val="single"/>
    </w:rPr>
  </w:style>
  <w:style w:type="paragraph" w:styleId="Notedebasdepage">
    <w:name w:val="footnote text"/>
    <w:basedOn w:val="Normal"/>
    <w:link w:val="NotedebasdepageCar"/>
    <w:uiPriority w:val="99"/>
    <w:unhideWhenUsed/>
    <w:rsid w:val="000E0DEE"/>
    <w:pPr>
      <w:spacing w:line="240" w:lineRule="auto"/>
      <w:ind w:firstLine="0"/>
    </w:pPr>
    <w:rPr>
      <w:sz w:val="20"/>
      <w:szCs w:val="20"/>
    </w:rPr>
  </w:style>
  <w:style w:type="character" w:customStyle="1" w:styleId="NotedebasdepageCar">
    <w:name w:val="Note de bas de page Car"/>
    <w:basedOn w:val="Policepardfaut"/>
    <w:link w:val="Notedebasdepage"/>
    <w:uiPriority w:val="99"/>
    <w:qFormat/>
    <w:rsid w:val="000E0DEE"/>
    <w:rPr>
      <w:rFonts w:ascii="Times New Roman" w:hAnsi="Times New Roman"/>
      <w:sz w:val="20"/>
      <w:szCs w:val="20"/>
    </w:rPr>
  </w:style>
  <w:style w:type="character" w:styleId="Appelnotedebasdep">
    <w:name w:val="footnote reference"/>
    <w:basedOn w:val="Policepardfaut"/>
    <w:unhideWhenUsed/>
    <w:rsid w:val="000E0DEE"/>
    <w:rPr>
      <w:vertAlign w:val="superscript"/>
    </w:rPr>
  </w:style>
  <w:style w:type="character" w:styleId="Mentionnonrsolue">
    <w:name w:val="Unresolved Mention"/>
    <w:basedOn w:val="Policepardfaut"/>
    <w:uiPriority w:val="99"/>
    <w:semiHidden/>
    <w:unhideWhenUsed/>
    <w:rsid w:val="000E0DEE"/>
    <w:rPr>
      <w:color w:val="605E5C"/>
      <w:shd w:val="clear" w:color="auto" w:fill="E1DFDD"/>
    </w:rPr>
  </w:style>
  <w:style w:type="character" w:customStyle="1" w:styleId="FootnoteCharacters">
    <w:name w:val="Footnote Characters"/>
    <w:basedOn w:val="Policepardfaut"/>
    <w:uiPriority w:val="99"/>
    <w:semiHidden/>
    <w:unhideWhenUsed/>
    <w:qFormat/>
    <w:rsid w:val="002C5933"/>
    <w:rPr>
      <w:vertAlign w:val="superscript"/>
    </w:rPr>
  </w:style>
  <w:style w:type="character" w:styleId="Lienhypertextesuivivisit">
    <w:name w:val="FollowedHyperlink"/>
    <w:basedOn w:val="Policepardfaut"/>
    <w:uiPriority w:val="99"/>
    <w:semiHidden/>
    <w:unhideWhenUsed/>
    <w:rsid w:val="00DD17D1"/>
    <w:rPr>
      <w:color w:val="96607D" w:themeColor="followedHyperlink"/>
      <w:u w:val="single"/>
    </w:rPr>
  </w:style>
  <w:style w:type="paragraph" w:styleId="NormalWeb">
    <w:name w:val="Normal (Web)"/>
    <w:basedOn w:val="Normal"/>
    <w:uiPriority w:val="99"/>
    <w:semiHidden/>
    <w:unhideWhenUsed/>
    <w:rsid w:val="00484658"/>
    <w:rPr>
      <w:rFonts w:cs="Times New Roman"/>
      <w:szCs w:val="24"/>
    </w:rPr>
  </w:style>
  <w:style w:type="paragraph" w:styleId="PrformatHTML">
    <w:name w:val="HTML Preformatted"/>
    <w:basedOn w:val="Normal"/>
    <w:link w:val="PrformatHTMLCar"/>
    <w:uiPriority w:val="99"/>
    <w:semiHidden/>
    <w:unhideWhenUsed/>
    <w:rsid w:val="001D3ACC"/>
    <w:pPr>
      <w:spacing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1D3ACC"/>
    <w:rPr>
      <w:rFonts w:ascii="Consolas" w:hAnsi="Consolas"/>
      <w:sz w:val="20"/>
      <w:szCs w:val="20"/>
    </w:rPr>
  </w:style>
  <w:style w:type="paragraph" w:styleId="En-tte">
    <w:name w:val="header"/>
    <w:basedOn w:val="Normal"/>
    <w:link w:val="En-tteCar"/>
    <w:uiPriority w:val="99"/>
    <w:unhideWhenUsed/>
    <w:rsid w:val="00BB3179"/>
    <w:pPr>
      <w:tabs>
        <w:tab w:val="center" w:pos="4536"/>
        <w:tab w:val="right" w:pos="9072"/>
      </w:tabs>
      <w:spacing w:line="240" w:lineRule="auto"/>
    </w:pPr>
  </w:style>
  <w:style w:type="character" w:customStyle="1" w:styleId="En-tteCar">
    <w:name w:val="En-tête Car"/>
    <w:basedOn w:val="Policepardfaut"/>
    <w:link w:val="En-tte"/>
    <w:uiPriority w:val="99"/>
    <w:rsid w:val="00BB3179"/>
    <w:rPr>
      <w:rFonts w:ascii="Times New Roman" w:hAnsi="Times New Roman"/>
      <w:sz w:val="24"/>
    </w:rPr>
  </w:style>
  <w:style w:type="paragraph" w:styleId="Pieddepage">
    <w:name w:val="footer"/>
    <w:basedOn w:val="Normal"/>
    <w:link w:val="PieddepageCar"/>
    <w:uiPriority w:val="99"/>
    <w:unhideWhenUsed/>
    <w:rsid w:val="000C08A8"/>
    <w:pPr>
      <w:tabs>
        <w:tab w:val="center" w:pos="4536"/>
        <w:tab w:val="right" w:pos="9072"/>
      </w:tabs>
      <w:spacing w:line="240" w:lineRule="auto"/>
    </w:pPr>
    <w:rPr>
      <w:rFonts w:ascii="Arial" w:hAnsi="Arial"/>
      <w:sz w:val="20"/>
    </w:rPr>
  </w:style>
  <w:style w:type="character" w:customStyle="1" w:styleId="PieddepageCar">
    <w:name w:val="Pied de page Car"/>
    <w:basedOn w:val="Policepardfaut"/>
    <w:link w:val="Pieddepage"/>
    <w:uiPriority w:val="99"/>
    <w:rsid w:val="000C08A8"/>
    <w:rPr>
      <w:rFonts w:ascii="Arial" w:hAnsi="Arial"/>
      <w:sz w:val="20"/>
    </w:rPr>
  </w:style>
  <w:style w:type="paragraph" w:styleId="Rvision">
    <w:name w:val="Revision"/>
    <w:hidden/>
    <w:uiPriority w:val="99"/>
    <w:semiHidden/>
    <w:rsid w:val="000D4178"/>
    <w:pPr>
      <w:spacing w:after="0" w:line="240" w:lineRule="auto"/>
    </w:pPr>
    <w:rPr>
      <w:rFonts w:ascii="Times New Roman" w:hAnsi="Times New Roman"/>
      <w:sz w:val="24"/>
    </w:rPr>
  </w:style>
  <w:style w:type="character" w:styleId="Marquedecommentaire">
    <w:name w:val="annotation reference"/>
    <w:basedOn w:val="Policepardfaut"/>
    <w:uiPriority w:val="99"/>
    <w:semiHidden/>
    <w:unhideWhenUsed/>
    <w:rsid w:val="000D4178"/>
    <w:rPr>
      <w:sz w:val="16"/>
      <w:szCs w:val="16"/>
    </w:rPr>
  </w:style>
  <w:style w:type="paragraph" w:styleId="Commentaire">
    <w:name w:val="annotation text"/>
    <w:basedOn w:val="Normal"/>
    <w:link w:val="CommentaireCar"/>
    <w:uiPriority w:val="99"/>
    <w:semiHidden/>
    <w:unhideWhenUsed/>
    <w:rsid w:val="000D4178"/>
    <w:pPr>
      <w:spacing w:line="240" w:lineRule="auto"/>
    </w:pPr>
    <w:rPr>
      <w:sz w:val="20"/>
      <w:szCs w:val="20"/>
    </w:rPr>
  </w:style>
  <w:style w:type="character" w:customStyle="1" w:styleId="CommentaireCar">
    <w:name w:val="Commentaire Car"/>
    <w:basedOn w:val="Policepardfaut"/>
    <w:link w:val="Commentaire"/>
    <w:uiPriority w:val="99"/>
    <w:semiHidden/>
    <w:rsid w:val="000D4178"/>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0D4178"/>
    <w:rPr>
      <w:b/>
      <w:bCs/>
    </w:rPr>
  </w:style>
  <w:style w:type="character" w:customStyle="1" w:styleId="ObjetducommentaireCar">
    <w:name w:val="Objet du commentaire Car"/>
    <w:basedOn w:val="CommentaireCar"/>
    <w:link w:val="Objetducommentaire"/>
    <w:uiPriority w:val="99"/>
    <w:semiHidden/>
    <w:rsid w:val="000D417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sv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8.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github.com/oeuvres/sand" TargetMode="External"/><Relationship Id="rId13" Type="http://schemas.openxmlformats.org/officeDocument/2006/relationships/hyperlink" Target="https://openlexicon.fr/datasets-info/Lexique382/README-Lexique.html" TargetMode="External"/><Relationship Id="rId18" Type="http://schemas.openxmlformats.org/officeDocument/2006/relationships/hyperlink" Target="https://github.com/glorieux-f/exp-specifs/tree/main/data" TargetMode="External"/><Relationship Id="rId3" Type="http://schemas.openxmlformats.org/officeDocument/2006/relationships/hyperlink" Target="http://unige.ch/piaget" TargetMode="External"/><Relationship Id="rId21" Type="http://schemas.openxmlformats.org/officeDocument/2006/relationships/hyperlink" Target="https://www.frantext.fr/" TargetMode="External"/><Relationship Id="rId7" Type="http://schemas.openxmlformats.org/officeDocument/2006/relationships/hyperlink" Target="https://github.com/oeuvres/dumas" TargetMode="External"/><Relationship Id="rId12" Type="http://schemas.openxmlformats.org/officeDocument/2006/relationships/hyperlink" Target="https://github.com/oeuvres/alix/blob/master/fr/src/resources/com/github/oeuvres/alix/fr/word.csv" TargetMode="External"/><Relationship Id="rId17" Type="http://schemas.openxmlformats.org/officeDocument/2006/relationships/hyperlink" Target="https://github.com/glorieux-f/exp-specifs/tree/main/data/2_lemma" TargetMode="External"/><Relationship Id="rId2" Type="http://schemas.openxmlformats.org/officeDocument/2006/relationships/hyperlink" Target="https://trec.nist.gov/" TargetMode="External"/><Relationship Id="rId16" Type="http://schemas.openxmlformats.org/officeDocument/2006/relationships/hyperlink" Target="https://opennlp.apache.org/" TargetMode="External"/><Relationship Id="rId20" Type="http://schemas.openxmlformats.org/officeDocument/2006/relationships/hyperlink" Target="https://doi.org/10.1145/1852102.1852106" TargetMode="External"/><Relationship Id="rId1" Type="http://schemas.openxmlformats.org/officeDocument/2006/relationships/hyperlink" Target="https://doi.org/10.1145/364955.364990" TargetMode="External"/><Relationship Id="rId6" Type="http://schemas.openxmlformats.org/officeDocument/2006/relationships/hyperlink" Target="https://github.com/ebalzac/FC" TargetMode="External"/><Relationship Id="rId11" Type="http://schemas.openxmlformats.org/officeDocument/2006/relationships/hyperlink" Target="https://github.com/glorieux-f/exp-specifs/tree/main/data/1_md" TargetMode="External"/><Relationship Id="rId24" Type="http://schemas.openxmlformats.org/officeDocument/2006/relationships/hyperlink" Target="https://www.sketchengine.eu/wp-content/uploads/ske-statistics.pdf" TargetMode="External"/><Relationship Id="rId5" Type="http://schemas.openxmlformats.org/officeDocument/2006/relationships/hyperlink" Target="https://github.com/glorieux-f/exp-specifs" TargetMode="External"/><Relationship Id="rId15" Type="http://schemas.openxmlformats.org/officeDocument/2006/relationships/hyperlink" Target="https://repository.ortolang.fr/api/content/morphalou/5/LISEZ-MOI.html" TargetMode="External"/><Relationship Id="rId23" Type="http://schemas.openxmlformats.org/officeDocument/2006/relationships/hyperlink" Target="https://www.sketchengine.eu/" TargetMode="External"/><Relationship Id="rId10" Type="http://schemas.openxmlformats.org/officeDocument/2006/relationships/hyperlink" Target="https://github.com/oeuvres/zola" TargetMode="External"/><Relationship Id="rId19" Type="http://schemas.openxmlformats.org/officeDocument/2006/relationships/hyperlink" Target="https://github.com/glorieux-f/exp-specifs/tree/main/results/keywords100" TargetMode="External"/><Relationship Id="rId4" Type="http://schemas.openxmlformats.org/officeDocument/2006/relationships/hyperlink" Target="http://unige.ch/rougemont" TargetMode="External"/><Relationship Id="rId9" Type="http://schemas.openxmlformats.org/officeDocument/2006/relationships/hyperlink" Target="https://github.com/oeuvres/verne" TargetMode="External"/><Relationship Id="rId14" Type="http://schemas.openxmlformats.org/officeDocument/2006/relationships/hyperlink" Target="https://www.grammalecte.net/" TargetMode="External"/><Relationship Id="rId22" Type="http://schemas.openxmlformats.org/officeDocument/2006/relationships/hyperlink" Target="https://wiki.frantext.fr/bin/view/Main/Manuel%20d%27utilisation/Recherche/%C3%89tude%20de%20voisinag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46A22-CA11-442A-BD3F-940CF59D4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29403</TotalTime>
  <Pages>18</Pages>
  <Words>7028</Words>
  <Characters>36339</Characters>
  <Application>Microsoft Office Word</Application>
  <DocSecurity>0</DocSecurity>
  <Lines>576</Lines>
  <Paragraphs>116</Paragraphs>
  <ScaleCrop>false</ScaleCrop>
  <HeadingPairs>
    <vt:vector size="2" baseType="variant">
      <vt:variant>
        <vt:lpstr>Title</vt:lpstr>
      </vt:variant>
      <vt:variant>
        <vt:i4>1</vt:i4>
      </vt:variant>
    </vt:vector>
  </HeadingPairs>
  <TitlesOfParts>
    <vt:vector size="1" baseType="lpstr">
      <vt:lpstr/>
    </vt:vector>
  </TitlesOfParts>
  <Company>Université de Genève</Company>
  <LinksUpToDate>false</LinksUpToDate>
  <CharactersWithSpaces>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Frédéric Glorieux</dc:creator>
  <cp:keywords/>
  <dc:description/>
  <cp:lastModifiedBy>Marc Ratcliff</cp:lastModifiedBy>
  <cp:revision>51</cp:revision>
  <cp:lastPrinted>2026-10-06T20:01:00Z</cp:lastPrinted>
  <dcterms:created xsi:type="dcterms:W3CDTF">2026-08-26T14:32:00Z</dcterms:created>
  <dcterms:modified xsi:type="dcterms:W3CDTF">2026-10-07T09:44:00Z</dcterms:modified>
</cp:coreProperties>
</file>